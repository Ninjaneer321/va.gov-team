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rFonts w:ascii="Arial" w:cs="Arial" w:eastAsia="Arial" w:hAnsi="Arial"/>
          <w:b w:val="1"/>
          <w:color w:val="2f5496"/>
          <w:sz w:val="52"/>
          <w:szCs w:val="52"/>
        </w:rPr>
      </w:pPr>
      <w:r w:rsidDel="00000000" w:rsidR="00000000" w:rsidRPr="00000000">
        <w:rPr>
          <w:rFonts w:ascii="Arial" w:cs="Arial" w:eastAsia="Arial" w:hAnsi="Arial"/>
          <w:sz w:val="22"/>
          <w:szCs w:val="22"/>
        </w:rPr>
        <w:drawing>
          <wp:inline distB="0" distT="0" distL="0" distR="0">
            <wp:extent cx="4643755" cy="2812415"/>
            <wp:effectExtent b="0" l="0" r="0" t="0"/>
            <wp:docPr descr="Title Banner with VA seal and text reading: VA US Department of Veterans Affairs" id="336" name="image45.png"/>
            <a:graphic>
              <a:graphicData uri="http://schemas.openxmlformats.org/drawingml/2006/picture">
                <pic:pic>
                  <pic:nvPicPr>
                    <pic:cNvPr descr="Title Banner with VA seal and text reading: VA US Department of Veterans Affairs" id="0" name="image45.png"/>
                    <pic:cNvPicPr preferRelativeResize="0"/>
                  </pic:nvPicPr>
                  <pic:blipFill>
                    <a:blip r:embed="rId9"/>
                    <a:srcRect b="0" l="0" r="0" t="0"/>
                    <a:stretch>
                      <a:fillRect/>
                    </a:stretch>
                  </pic:blipFill>
                  <pic:spPr>
                    <a:xfrm>
                      <a:off x="0" y="0"/>
                      <a:ext cx="4643755" cy="2812415"/>
                    </a:xfrm>
                    <a:prstGeom prst="rect"/>
                    <a:ln/>
                  </pic:spPr>
                </pic:pic>
              </a:graphicData>
            </a:graphic>
          </wp:inline>
        </w:drawing>
      </w:r>
      <w:r w:rsidDel="00000000" w:rsidR="00000000" w:rsidRPr="00000000">
        <w:rPr>
          <w:rFonts w:ascii="Arial" w:cs="Arial" w:eastAsia="Arial" w:hAnsi="Arial"/>
          <w:b w:val="1"/>
          <w:color w:val="2f5496"/>
          <w:sz w:val="52"/>
          <w:szCs w:val="52"/>
          <w:rtl w:val="0"/>
        </w:rPr>
        <w:br w:type="textWrapping"/>
        <w:t xml:space="preserve">Caregiver Benefits Application</w:t>
        <w:br w:type="textWrapping"/>
        <w:t xml:space="preserve">VA Form 10-10CG</w:t>
      </w:r>
    </w:p>
    <w:p w:rsidR="00000000" w:rsidDel="00000000" w:rsidP="00000000" w:rsidRDefault="00000000" w:rsidRPr="00000000" w14:paraId="00000002">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Version 1.2</w:t>
        <w:br w:type="textWrapping"/>
        <w:t xml:space="preserve">Last Modified: January 10, 2025</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240" w:lineRule="auto"/>
        <w:ind w:left="-90" w:firstLine="0"/>
        <w:rPr>
          <w:rFonts w:ascii="Arial" w:cs="Arial" w:eastAsia="Arial" w:hAnsi="Arial"/>
          <w:sz w:val="32"/>
          <w:szCs w:val="32"/>
        </w:rPr>
      </w:pPr>
      <w:r w:rsidDel="00000000" w:rsidR="00000000" w:rsidRPr="00000000">
        <w:br w:type="page"/>
      </w:r>
      <w:r w:rsidDel="00000000" w:rsidR="00000000" w:rsidRPr="00000000">
        <w:rPr>
          <w:rFonts w:ascii="Arial" w:cs="Arial" w:eastAsia="Arial" w:hAnsi="Arial"/>
          <w:sz w:val="32"/>
          <w:szCs w:val="32"/>
          <w:rtl w:val="0"/>
        </w:rPr>
        <w:t xml:space="preserve">Revision History</w:t>
        <w:br w:type="textWrapping"/>
      </w:r>
    </w:p>
    <w:tbl>
      <w:tblPr>
        <w:tblStyle w:val="Table1"/>
        <w:tblW w:w="9350.0" w:type="dxa"/>
        <w:jc w:val="left"/>
        <w:tblInd w:w="-108.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1165"/>
        <w:gridCol w:w="1620"/>
        <w:gridCol w:w="1980"/>
        <w:gridCol w:w="4585"/>
        <w:tblGridChange w:id="0">
          <w:tblGrid>
            <w:gridCol w:w="1165"/>
            <w:gridCol w:w="1620"/>
            <w:gridCol w:w="1980"/>
            <w:gridCol w:w="4585"/>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Version</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Author</w:t>
            </w:r>
          </w:p>
        </w:tc>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Changes</w:t>
            </w:r>
          </w:p>
        </w:tc>
      </w:tr>
      <w:tr>
        <w:trPr>
          <w:cantSplit w:val="0"/>
          <w:tblHeader w:val="0"/>
        </w:trPr>
        <w:tc>
          <w:tcPr/>
          <w:p w:rsidR="00000000" w:rsidDel="00000000" w:rsidP="00000000" w:rsidRDefault="00000000" w:rsidRPr="00000000" w14:paraId="00000008">
            <w:pPr>
              <w:rPr>
                <w:rFonts w:ascii="Arial" w:cs="Arial" w:eastAsia="Arial" w:hAnsi="Arial"/>
                <w:b w:val="0"/>
              </w:rPr>
            </w:pPr>
            <w:r w:rsidDel="00000000" w:rsidR="00000000" w:rsidRPr="00000000">
              <w:rPr>
                <w:rFonts w:ascii="Arial" w:cs="Arial" w:eastAsia="Arial" w:hAnsi="Arial"/>
                <w:b w:val="0"/>
                <w:rtl w:val="0"/>
              </w:rPr>
              <w:t xml:space="preserve">1.0.0</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04/29/2021</w:t>
            </w:r>
          </w:p>
        </w:tc>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Dené Gabaldón</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Initial version</w:t>
            </w:r>
          </w:p>
        </w:tc>
      </w:tr>
      <w:tr>
        <w:trPr>
          <w:cantSplit w:val="0"/>
          <w:tblHeader w:val="0"/>
        </w:trPr>
        <w:tc>
          <w:tcPr/>
          <w:p w:rsidR="00000000" w:rsidDel="00000000" w:rsidP="00000000" w:rsidRDefault="00000000" w:rsidRPr="00000000" w14:paraId="0000000C">
            <w:pPr>
              <w:rPr>
                <w:rFonts w:ascii="Arial" w:cs="Arial" w:eastAsia="Arial" w:hAnsi="Arial"/>
                <w:b w:val="0"/>
              </w:rPr>
            </w:pPr>
            <w:r w:rsidDel="00000000" w:rsidR="00000000" w:rsidRPr="00000000">
              <w:rPr>
                <w:rFonts w:ascii="Arial" w:cs="Arial" w:eastAsia="Arial" w:hAnsi="Arial"/>
                <w:b w:val="0"/>
                <w:rtl w:val="0"/>
              </w:rPr>
              <w:t xml:space="preserve">1.1.0</w:t>
            </w:r>
          </w:p>
        </w:tc>
        <w:tc>
          <w:tcPr/>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05/26/2021</w:t>
            </w:r>
          </w:p>
        </w:tc>
        <w:tc>
          <w:tcPr/>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Alayna Abel</w:t>
            </w:r>
          </w:p>
        </w:tc>
        <w:tc>
          <w:tcPr/>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Revision for</w:t>
              <w:br w:type="textWrapping"/>
              <w:t xml:space="preserve">Sign-as-a-Representative release</w:t>
            </w:r>
          </w:p>
        </w:tc>
      </w:tr>
      <w:tr>
        <w:trPr>
          <w:cantSplit w:val="0"/>
          <w:tblHeader w:val="0"/>
        </w:trPr>
        <w:tc>
          <w:tcPr/>
          <w:p w:rsidR="00000000" w:rsidDel="00000000" w:rsidP="00000000" w:rsidRDefault="00000000" w:rsidRPr="00000000" w14:paraId="00000010">
            <w:pPr>
              <w:rPr>
                <w:rFonts w:ascii="Arial" w:cs="Arial" w:eastAsia="Arial" w:hAnsi="Arial"/>
                <w:b w:val="0"/>
              </w:rPr>
            </w:pPr>
            <w:r w:rsidDel="00000000" w:rsidR="00000000" w:rsidRPr="00000000">
              <w:rPr>
                <w:rFonts w:ascii="Arial" w:cs="Arial" w:eastAsia="Arial" w:hAnsi="Arial"/>
                <w:b w:val="0"/>
                <w:rtl w:val="0"/>
              </w:rPr>
              <w:t xml:space="preserve">1.1.1</w:t>
            </w:r>
          </w:p>
        </w:tc>
        <w:tc>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07/09/2021</w:t>
            </w:r>
          </w:p>
        </w:tc>
        <w:tc>
          <w:tcPr/>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Chris Dyer</w:t>
            </w:r>
          </w:p>
        </w:tc>
        <w:tc>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Improved file upload error messaging</w:t>
            </w:r>
          </w:p>
        </w:tc>
      </w:tr>
      <w:tr>
        <w:trPr>
          <w:cantSplit w:val="0"/>
          <w:tblHeader w:val="0"/>
        </w:trPr>
        <w:tc>
          <w:tcPr/>
          <w:p w:rsidR="00000000" w:rsidDel="00000000" w:rsidP="00000000" w:rsidRDefault="00000000" w:rsidRPr="00000000" w14:paraId="00000014">
            <w:pPr>
              <w:rPr>
                <w:rFonts w:ascii="Arial" w:cs="Arial" w:eastAsia="Arial" w:hAnsi="Arial"/>
                <w:b w:val="0"/>
              </w:rPr>
            </w:pPr>
            <w:r w:rsidDel="00000000" w:rsidR="00000000" w:rsidRPr="00000000">
              <w:rPr>
                <w:rFonts w:ascii="Arial" w:cs="Arial" w:eastAsia="Arial" w:hAnsi="Arial"/>
                <w:b w:val="0"/>
                <w:rtl w:val="0"/>
              </w:rPr>
              <w:t xml:space="preserve">1.1.2</w:t>
            </w:r>
          </w:p>
        </w:tc>
        <w:tc>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06/09/2022</w:t>
            </w:r>
          </w:p>
        </w:tc>
        <w:tc>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Mark Fallows</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Revision for</w:t>
              <w:br w:type="textWrapping"/>
              <w:t xml:space="preserve">Sign-as-a-Representative update</w:t>
            </w:r>
          </w:p>
        </w:tc>
      </w:tr>
      <w:tr>
        <w:trPr>
          <w:cantSplit w:val="0"/>
          <w:tblHeader w:val="0"/>
        </w:trPr>
        <w:tc>
          <w:tcPr/>
          <w:p w:rsidR="00000000" w:rsidDel="00000000" w:rsidP="00000000" w:rsidRDefault="00000000" w:rsidRPr="00000000" w14:paraId="00000018">
            <w:pPr>
              <w:rPr>
                <w:rFonts w:ascii="Arial" w:cs="Arial" w:eastAsia="Arial" w:hAnsi="Arial"/>
                <w:b w:val="0"/>
              </w:rPr>
            </w:pPr>
            <w:r w:rsidDel="00000000" w:rsidR="00000000" w:rsidRPr="00000000">
              <w:rPr>
                <w:rFonts w:ascii="Arial" w:cs="Arial" w:eastAsia="Arial" w:hAnsi="Arial"/>
                <w:b w:val="0"/>
                <w:rtl w:val="0"/>
              </w:rPr>
              <w:t xml:space="preserve">1.2</w:t>
            </w:r>
          </w:p>
        </w:tc>
        <w:tc>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07/11/2024</w:t>
            </w:r>
          </w:p>
        </w:tc>
        <w:tc>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Heather Justice</w:t>
            </w:r>
          </w:p>
        </w:tc>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Revision for web components and</w:t>
              <w:br w:type="textWrapping"/>
              <w:t xml:space="preserve">new fields</w:t>
            </w:r>
          </w:p>
        </w:tc>
      </w:tr>
      <w:tr>
        <w:trPr>
          <w:cantSplit w:val="0"/>
          <w:tblHeader w:val="0"/>
        </w:trPr>
        <w:tc>
          <w:tcPr/>
          <w:p w:rsidR="00000000" w:rsidDel="00000000" w:rsidP="00000000" w:rsidRDefault="00000000" w:rsidRPr="00000000" w14:paraId="0000001C">
            <w:pPr>
              <w:rPr>
                <w:rFonts w:ascii="Arial" w:cs="Arial" w:eastAsia="Arial" w:hAnsi="Arial"/>
                <w:b w:val="0"/>
              </w:rPr>
            </w:pPr>
            <w:r w:rsidDel="00000000" w:rsidR="00000000" w:rsidRPr="00000000">
              <w:rPr>
                <w:rFonts w:ascii="Arial" w:cs="Arial" w:eastAsia="Arial" w:hAnsi="Arial"/>
                <w:b w:val="0"/>
                <w:rtl w:val="0"/>
              </w:rPr>
              <w:t xml:space="preserve">1.3</w:t>
            </w:r>
          </w:p>
        </w:tc>
        <w:tc>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01/10/2025</w:t>
            </w:r>
          </w:p>
        </w:tc>
        <w:tc>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Heather Justice</w:t>
            </w:r>
          </w:p>
        </w:tc>
        <w:tc>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Revision for new Facilities selection process</w:t>
            </w:r>
          </w:p>
        </w:tc>
      </w:tr>
    </w:tbl>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Table of Contents</w:t>
      </w:r>
    </w:p>
    <w:p w:rsidR="00000000" w:rsidDel="00000000" w:rsidP="00000000" w:rsidRDefault="00000000" w:rsidRPr="00000000" w14:paraId="00000022">
      <w:pPr>
        <w:rPr>
          <w:rFonts w:ascii="Arial" w:cs="Arial" w:eastAsia="Arial" w:hAnsi="Arial"/>
          <w:sz w:val="4"/>
          <w:szCs w:val="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360"/>
            </w:tabs>
            <w:spacing w:before="80" w:line="240" w:lineRule="auto"/>
            <w:ind w:left="0" w:firstLine="0"/>
            <w:rPr>
              <w:rFonts w:ascii="Arial" w:cs="Arial" w:eastAsia="Arial" w:hAnsi="Arial"/>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bookmark=id.kwpaik18npu6">
            <w:r w:rsidDel="00000000" w:rsidR="00000000" w:rsidRPr="00000000">
              <w:rPr>
                <w:rFonts w:ascii="Arial" w:cs="Arial" w:eastAsia="Arial" w:hAnsi="Arial"/>
                <w:i w:val="0"/>
                <w:smallCaps w:val="0"/>
                <w:strike w:val="0"/>
                <w:sz w:val="24"/>
                <w:szCs w:val="24"/>
                <w:shd w:fill="auto" w:val="clear"/>
                <w:vertAlign w:val="baseline"/>
                <w:rtl w:val="0"/>
              </w:rPr>
              <w:t xml:space="preserve">Overview</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4">
          <w:pPr>
            <w:tabs>
              <w:tab w:val="right" w:leader="none" w:pos="9360"/>
            </w:tabs>
            <w:spacing w:before="60" w:line="240" w:lineRule="auto"/>
            <w:ind w:left="360" w:firstLine="0"/>
            <w:rPr>
              <w:rFonts w:ascii="Arial" w:cs="Arial" w:eastAsia="Arial" w:hAnsi="Arial"/>
              <w:i w:val="0"/>
              <w:smallCaps w:val="0"/>
              <w:strike w:val="0"/>
              <w:sz w:val="24"/>
              <w:szCs w:val="24"/>
              <w:u w:val="none"/>
              <w:shd w:fill="auto" w:val="clear"/>
              <w:vertAlign w:val="baseline"/>
            </w:rPr>
          </w:pPr>
          <w:hyperlink w:anchor="_heading=h.30j0zll">
            <w:r w:rsidDel="00000000" w:rsidR="00000000" w:rsidRPr="00000000">
              <w:rPr>
                <w:rFonts w:ascii="Arial" w:cs="Arial" w:eastAsia="Arial" w:hAnsi="Arial"/>
                <w:i w:val="0"/>
                <w:smallCaps w:val="0"/>
                <w:strike w:val="0"/>
                <w:sz w:val="24"/>
                <w:szCs w:val="24"/>
                <w:u w:val="none"/>
                <w:shd w:fill="auto" w:val="clear"/>
                <w:vertAlign w:val="baseline"/>
                <w:rtl w:val="0"/>
              </w:rPr>
              <w:t xml:space="preserve">User Access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5">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fob9te">
            <w:r w:rsidDel="00000000" w:rsidR="00000000" w:rsidRPr="00000000">
              <w:rPr>
                <w:rFonts w:ascii="Arial" w:cs="Arial" w:eastAsia="Arial" w:hAnsi="Arial"/>
                <w:i w:val="0"/>
                <w:smallCaps w:val="0"/>
                <w:strike w:val="0"/>
                <w:sz w:val="24"/>
                <w:szCs w:val="24"/>
                <w:u w:val="none"/>
                <w:shd w:fill="auto" w:val="clear"/>
                <w:vertAlign w:val="baseline"/>
                <w:rtl w:val="0"/>
              </w:rPr>
              <w:t xml:space="preserve">Who can access this application?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6">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2et92p0">
            <w:r w:rsidDel="00000000" w:rsidR="00000000" w:rsidRPr="00000000">
              <w:rPr>
                <w:rFonts w:ascii="Arial" w:cs="Arial" w:eastAsia="Arial" w:hAnsi="Arial"/>
                <w:i w:val="0"/>
                <w:smallCaps w:val="0"/>
                <w:strike w:val="0"/>
                <w:sz w:val="24"/>
                <w:szCs w:val="24"/>
                <w:u w:val="none"/>
                <w:shd w:fill="auto" w:val="clear"/>
                <w:vertAlign w:val="baseline"/>
                <w:rtl w:val="0"/>
              </w:rPr>
              <w:t xml:space="preserve">Navigation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7">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4d34og8">
            <w:r w:rsidDel="00000000" w:rsidR="00000000" w:rsidRPr="00000000">
              <w:rPr>
                <w:rFonts w:ascii="Arial" w:cs="Arial" w:eastAsia="Arial" w:hAnsi="Arial"/>
                <w:i w:val="0"/>
                <w:smallCaps w:val="0"/>
                <w:strike w:val="0"/>
                <w:sz w:val="24"/>
                <w:szCs w:val="24"/>
                <w:u w:val="none"/>
                <w:shd w:fill="auto" w:val="clear"/>
                <w:vertAlign w:val="baseline"/>
                <w:rtl w:val="0"/>
              </w:rPr>
              <w:t xml:space="preserve">Maintenance </w:t>
            </w:r>
          </w:hyperlink>
          <w:hyperlink w:anchor="_heading=h.4d34og8">
            <w:r w:rsidDel="00000000" w:rsidR="00000000" w:rsidRPr="00000000">
              <w:rPr>
                <w:rFonts w:ascii="Arial" w:cs="Arial" w:eastAsia="Arial" w:hAnsi="Arial"/>
                <w:rtl w:val="0"/>
              </w:rPr>
              <w:t xml:space="preserve">w</w:t>
            </w:r>
          </w:hyperlink>
          <w:hyperlink w:anchor="_heading=h.4d34og8">
            <w:r w:rsidDel="00000000" w:rsidR="00000000" w:rsidRPr="00000000">
              <w:rPr>
                <w:rFonts w:ascii="Arial" w:cs="Arial" w:eastAsia="Arial" w:hAnsi="Arial"/>
                <w:i w:val="0"/>
                <w:smallCaps w:val="0"/>
                <w:strike w:val="0"/>
                <w:sz w:val="24"/>
                <w:szCs w:val="24"/>
                <w:u w:val="none"/>
                <w:shd w:fill="auto" w:val="clear"/>
                <w:vertAlign w:val="baseline"/>
                <w:rtl w:val="0"/>
              </w:rPr>
              <w:t xml:space="preserve">indows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8">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bookmark=id.9kj7ngq9z9f8">
            <w:r w:rsidDel="00000000" w:rsidR="00000000" w:rsidRPr="00000000">
              <w:rPr>
                <w:rFonts w:ascii="Arial" w:cs="Arial" w:eastAsia="Arial" w:hAnsi="Arial"/>
                <w:i w:val="0"/>
                <w:smallCaps w:val="0"/>
                <w:strike w:val="0"/>
                <w:sz w:val="24"/>
                <w:szCs w:val="24"/>
                <w:shd w:fill="auto" w:val="clear"/>
                <w:vertAlign w:val="baseline"/>
                <w:rtl w:val="0"/>
              </w:rPr>
              <w:t xml:space="preserve">How Do I Apply?</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9">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sz w:val="24"/>
                <w:szCs w:val="24"/>
                <w:u w:val="none"/>
                <w:shd w:fill="auto" w:val="clear"/>
                <w:vertAlign w:val="baseline"/>
                <w:rtl w:val="0"/>
              </w:rPr>
              <w:t xml:space="preserve">Program of Comprehensive Assistance for Family Caregivers (PCAFC) Application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A">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ksv4uv">
            <w:r w:rsidDel="00000000" w:rsidR="00000000" w:rsidRPr="00000000">
              <w:rPr>
                <w:rFonts w:ascii="Arial" w:cs="Arial" w:eastAsia="Arial" w:hAnsi="Arial"/>
                <w:i w:val="0"/>
                <w:smallCaps w:val="0"/>
                <w:strike w:val="0"/>
                <w:sz w:val="24"/>
                <w:szCs w:val="24"/>
                <w:u w:val="none"/>
                <w:shd w:fill="auto" w:val="clear"/>
                <w:vertAlign w:val="baseline"/>
                <w:rtl w:val="0"/>
              </w:rPr>
              <w:t xml:space="preserve">Veteran </w:t>
            </w:r>
          </w:hyperlink>
          <w:hyperlink w:anchor="_heading=h.1ksv4uv">
            <w:r w:rsidDel="00000000" w:rsidR="00000000" w:rsidRPr="00000000">
              <w:rPr>
                <w:rFonts w:ascii="Arial" w:cs="Arial" w:eastAsia="Arial" w:hAnsi="Arial"/>
                <w:rtl w:val="0"/>
              </w:rPr>
              <w:t xml:space="preserve">i</w:t>
            </w:r>
          </w:hyperlink>
          <w:hyperlink w:anchor="_heading=h.1ksv4uv">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B">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Veteran </w:t>
            </w:r>
          </w:hyperlink>
          <w:hyperlink w:anchor="_heading=h.1y810tw">
            <w:r w:rsidDel="00000000" w:rsidR="00000000" w:rsidRPr="00000000">
              <w:rPr>
                <w:rFonts w:ascii="Arial" w:cs="Arial" w:eastAsia="Arial" w:hAnsi="Arial"/>
                <w:rtl w:val="0"/>
              </w:rPr>
              <w:t xml:space="preserve">h</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ealth </w:t>
            </w:r>
          </w:hyperlink>
          <w:hyperlink w:anchor="_heading=h.1y810tw">
            <w:r w:rsidDel="00000000" w:rsidR="00000000" w:rsidRPr="00000000">
              <w:rPr>
                <w:rFonts w:ascii="Arial" w:cs="Arial" w:eastAsia="Arial" w:hAnsi="Arial"/>
                <w:rtl w:val="0"/>
              </w:rPr>
              <w:t xml:space="preserve">c</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are </w:t>
            </w:r>
          </w:hyperlink>
          <w:hyperlink w:anchor="_heading=h.1y810tw">
            <w:r w:rsidDel="00000000" w:rsidR="00000000" w:rsidRPr="00000000">
              <w:rPr>
                <w:rFonts w:ascii="Arial" w:cs="Arial" w:eastAsia="Arial" w:hAnsi="Arial"/>
                <w:rtl w:val="0"/>
              </w:rPr>
              <w:t xml:space="preserve">i</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C">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u w:val="none"/>
              <w:rtl w:val="0"/>
            </w:rPr>
            <w:t xml:space="preserve">P</w:t>
          </w:r>
          <w:hyperlink w:anchor="_heading=h.1ci93xb">
            <w:r w:rsidDel="00000000" w:rsidR="00000000" w:rsidRPr="00000000">
              <w:rPr>
                <w:rFonts w:ascii="Arial" w:cs="Arial" w:eastAsia="Arial" w:hAnsi="Arial"/>
                <w:rtl w:val="0"/>
              </w:rPr>
              <w:t xml:space="preserve">rimary family caregiver</w:t>
            </w:r>
          </w:hyperlink>
          <w:hyperlink w:anchor="_heading=h.1ci93xb">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hyperlink>
          <w:hyperlink w:anchor="_heading=h.1ci93xb">
            <w:r w:rsidDel="00000000" w:rsidR="00000000" w:rsidRPr="00000000">
              <w:rPr>
                <w:rFonts w:ascii="Arial" w:cs="Arial" w:eastAsia="Arial" w:hAnsi="Arial"/>
                <w:rtl w:val="0"/>
              </w:rPr>
              <w:t xml:space="preserve">s</w:t>
            </w:r>
          </w:hyperlink>
          <w:hyperlink w:anchor="_heading=h.1ci93xb">
            <w:r w:rsidDel="00000000" w:rsidR="00000000" w:rsidRPr="00000000">
              <w:rPr>
                <w:rFonts w:ascii="Arial" w:cs="Arial" w:eastAsia="Arial" w:hAnsi="Arial"/>
                <w:i w:val="0"/>
                <w:smallCaps w:val="0"/>
                <w:strike w:val="0"/>
                <w:sz w:val="24"/>
                <w:szCs w:val="24"/>
                <w:u w:val="none"/>
                <w:shd w:fill="auto" w:val="clear"/>
                <w:vertAlign w:val="baseline"/>
                <w:rtl w:val="0"/>
              </w:rPr>
              <w:t xml:space="preserve">election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D">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qsh70q">
            <w:r w:rsidDel="00000000" w:rsidR="00000000" w:rsidRPr="00000000">
              <w:rPr>
                <w:rFonts w:ascii="Arial" w:cs="Arial" w:eastAsia="Arial" w:hAnsi="Arial"/>
                <w:rtl w:val="0"/>
              </w:rPr>
              <w:t xml:space="preserve">Primary family caregiver</w:t>
            </w:r>
          </w:hyperlink>
          <w:hyperlink w:anchor="_heading=h.qsh70q">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hyperlink>
          <w:hyperlink w:anchor="_heading=h.qsh70q">
            <w:r w:rsidDel="00000000" w:rsidR="00000000" w:rsidRPr="00000000">
              <w:rPr>
                <w:rFonts w:ascii="Arial" w:cs="Arial" w:eastAsia="Arial" w:hAnsi="Arial"/>
                <w:rtl w:val="0"/>
              </w:rPr>
              <w:t xml:space="preserve">i</w:t>
            </w:r>
          </w:hyperlink>
          <w:hyperlink w:anchor="_heading=h.qsh70q">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E">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Secondary </w:t>
            </w:r>
          </w:hyperlink>
          <w:hyperlink w:anchor="_heading=h.32hioqz">
            <w:r w:rsidDel="00000000" w:rsidR="00000000" w:rsidRPr="00000000">
              <w:rPr>
                <w:rFonts w:ascii="Arial" w:cs="Arial" w:eastAsia="Arial" w:hAnsi="Arial"/>
                <w:rtl w:val="0"/>
              </w:rPr>
              <w:t xml:space="preserve">f</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amily </w:t>
            </w:r>
          </w:hyperlink>
          <w:hyperlink w:anchor="_heading=h.32hioqz">
            <w:r w:rsidDel="00000000" w:rsidR="00000000" w:rsidRPr="00000000">
              <w:rPr>
                <w:rFonts w:ascii="Arial" w:cs="Arial" w:eastAsia="Arial" w:hAnsi="Arial"/>
                <w:rtl w:val="0"/>
              </w:rPr>
              <w:t xml:space="preserve">c</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aregiver </w:t>
            </w:r>
          </w:hyperlink>
          <w:hyperlink w:anchor="_heading=h.32hioqz">
            <w:r w:rsidDel="00000000" w:rsidR="00000000" w:rsidRPr="00000000">
              <w:rPr>
                <w:rFonts w:ascii="Arial" w:cs="Arial" w:eastAsia="Arial" w:hAnsi="Arial"/>
                <w:rtl w:val="0"/>
              </w:rPr>
              <w:t xml:space="preserve">s</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election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F">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Secondary </w:t>
            </w:r>
          </w:hyperlink>
          <w:hyperlink w:anchor="_heading=h.vx1227">
            <w:r w:rsidDel="00000000" w:rsidR="00000000" w:rsidRPr="00000000">
              <w:rPr>
                <w:rFonts w:ascii="Arial" w:cs="Arial" w:eastAsia="Arial" w:hAnsi="Arial"/>
                <w:rtl w:val="0"/>
              </w:rPr>
              <w:t xml:space="preserve">f</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amily </w:t>
            </w:r>
          </w:hyperlink>
          <w:hyperlink w:anchor="_heading=h.vx1227">
            <w:r w:rsidDel="00000000" w:rsidR="00000000" w:rsidRPr="00000000">
              <w:rPr>
                <w:rFonts w:ascii="Arial" w:cs="Arial" w:eastAsia="Arial" w:hAnsi="Arial"/>
                <w:rtl w:val="0"/>
              </w:rPr>
              <w:t xml:space="preserve">c</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aregiver </w:t>
            </w:r>
          </w:hyperlink>
          <w:hyperlink w:anchor="_heading=h.vx1227">
            <w:r w:rsidDel="00000000" w:rsidR="00000000" w:rsidRPr="00000000">
              <w:rPr>
                <w:rFonts w:ascii="Arial" w:cs="Arial" w:eastAsia="Arial" w:hAnsi="Arial"/>
                <w:rtl w:val="0"/>
              </w:rPr>
              <w:t xml:space="preserve">i</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0">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Additional </w:t>
            </w:r>
          </w:hyperlink>
          <w:hyperlink w:anchor="bookmark=id.mmpcrb3cszar">
            <w:r w:rsidDel="00000000" w:rsidR="00000000" w:rsidRPr="00000000">
              <w:rPr>
                <w:rFonts w:ascii="Arial" w:cs="Arial" w:eastAsia="Arial" w:hAnsi="Arial"/>
                <w:rtl w:val="0"/>
              </w:rPr>
              <w:t xml:space="preserve">s</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econdary </w:t>
            </w:r>
          </w:hyperlink>
          <w:hyperlink w:anchor="bookmark=id.mmpcrb3cszar">
            <w:r w:rsidDel="00000000" w:rsidR="00000000" w:rsidRPr="00000000">
              <w:rPr>
                <w:rFonts w:ascii="Arial" w:cs="Arial" w:eastAsia="Arial" w:hAnsi="Arial"/>
                <w:rtl w:val="0"/>
              </w:rPr>
              <w:t xml:space="preserve">f</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amily </w:t>
            </w:r>
          </w:hyperlink>
          <w:hyperlink w:anchor="bookmark=id.mmpcrb3cszar">
            <w:r w:rsidDel="00000000" w:rsidR="00000000" w:rsidRPr="00000000">
              <w:rPr>
                <w:rFonts w:ascii="Arial" w:cs="Arial" w:eastAsia="Arial" w:hAnsi="Arial"/>
                <w:rtl w:val="0"/>
              </w:rPr>
              <w:t xml:space="preserve">c</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aregiver </w:t>
            </w:r>
          </w:hyperlink>
          <w:hyperlink w:anchor="bookmark=id.mmpcrb3cszar">
            <w:r w:rsidDel="00000000" w:rsidR="00000000" w:rsidRPr="00000000">
              <w:rPr>
                <w:rFonts w:ascii="Arial" w:cs="Arial" w:eastAsia="Arial" w:hAnsi="Arial"/>
                <w:rtl w:val="0"/>
              </w:rPr>
              <w:t xml:space="preserve">i</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1">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11kx3o">
            <w:r w:rsidDel="00000000" w:rsidR="00000000" w:rsidRPr="00000000">
              <w:rPr>
                <w:rFonts w:ascii="Arial" w:cs="Arial" w:eastAsia="Arial" w:hAnsi="Arial"/>
                <w:i w:val="0"/>
                <w:smallCaps w:val="0"/>
                <w:strike w:val="0"/>
                <w:sz w:val="24"/>
                <w:szCs w:val="24"/>
                <w:u w:val="none"/>
                <w:shd w:fill="auto" w:val="clear"/>
                <w:vertAlign w:val="baseline"/>
                <w:rtl w:val="0"/>
              </w:rPr>
              <w:t xml:space="preserve">Representative </w:t>
            </w:r>
          </w:hyperlink>
          <w:hyperlink w:anchor="_heading=h.111kx3o">
            <w:r w:rsidDel="00000000" w:rsidR="00000000" w:rsidRPr="00000000">
              <w:rPr>
                <w:rFonts w:ascii="Arial" w:cs="Arial" w:eastAsia="Arial" w:hAnsi="Arial"/>
                <w:rtl w:val="0"/>
              </w:rPr>
              <w:t xml:space="preserve">d</w:t>
            </w:r>
          </w:hyperlink>
          <w:hyperlink w:anchor="_heading=h.111kx3o">
            <w:r w:rsidDel="00000000" w:rsidR="00000000" w:rsidRPr="00000000">
              <w:rPr>
                <w:rFonts w:ascii="Arial" w:cs="Arial" w:eastAsia="Arial" w:hAnsi="Arial"/>
                <w:i w:val="0"/>
                <w:smallCaps w:val="0"/>
                <w:strike w:val="0"/>
                <w:sz w:val="24"/>
                <w:szCs w:val="24"/>
                <w:u w:val="none"/>
                <w:shd w:fill="auto" w:val="clear"/>
                <w:vertAlign w:val="baseline"/>
                <w:rtl w:val="0"/>
              </w:rPr>
              <w:t xml:space="preserve">ocumentation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2">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1rvwp1q">
            <w:r w:rsidDel="00000000" w:rsidR="00000000" w:rsidRPr="00000000">
              <w:rPr>
                <w:rFonts w:ascii="Arial" w:cs="Arial" w:eastAsia="Arial" w:hAnsi="Arial"/>
                <w:i w:val="0"/>
                <w:smallCaps w:val="0"/>
                <w:strike w:val="0"/>
                <w:sz w:val="24"/>
                <w:szCs w:val="24"/>
                <w:u w:val="none"/>
                <w:shd w:fill="auto" w:val="clear"/>
                <w:vertAlign w:val="baseline"/>
                <w:rtl w:val="0"/>
              </w:rPr>
              <w:t xml:space="preserve">Review and Submission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3">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4bvk7pj">
            <w:r w:rsidDel="00000000" w:rsidR="00000000" w:rsidRPr="00000000">
              <w:rPr>
                <w:rFonts w:ascii="Arial" w:cs="Arial" w:eastAsia="Arial" w:hAnsi="Arial"/>
                <w:i w:val="0"/>
                <w:smallCaps w:val="0"/>
                <w:strike w:val="0"/>
                <w:sz w:val="24"/>
                <w:szCs w:val="24"/>
                <w:u w:val="none"/>
                <w:shd w:fill="auto" w:val="clear"/>
                <w:vertAlign w:val="baseline"/>
                <w:rtl w:val="0"/>
              </w:rPr>
              <w:t xml:space="preserve">Reviewing the </w:t>
            </w:r>
          </w:hyperlink>
          <w:hyperlink w:anchor="_heading=h.4bvk7pj">
            <w:r w:rsidDel="00000000" w:rsidR="00000000" w:rsidRPr="00000000">
              <w:rPr>
                <w:rFonts w:ascii="Arial" w:cs="Arial" w:eastAsia="Arial" w:hAnsi="Arial"/>
                <w:rtl w:val="0"/>
              </w:rPr>
              <w:t xml:space="preserve">a</w:t>
            </w:r>
          </w:hyperlink>
          <w:hyperlink w:anchor="_heading=h.4bvk7pj">
            <w:r w:rsidDel="00000000" w:rsidR="00000000" w:rsidRPr="00000000">
              <w:rPr>
                <w:rFonts w:ascii="Arial" w:cs="Arial" w:eastAsia="Arial" w:hAnsi="Arial"/>
                <w:i w:val="0"/>
                <w:smallCaps w:val="0"/>
                <w:strike w:val="0"/>
                <w:sz w:val="24"/>
                <w:szCs w:val="24"/>
                <w:u w:val="none"/>
                <w:shd w:fill="auto" w:val="clear"/>
                <w:vertAlign w:val="baseline"/>
                <w:rtl w:val="0"/>
              </w:rPr>
              <w:t xml:space="preserve">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4">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3q5sasy">
            <w:r w:rsidDel="00000000" w:rsidR="00000000" w:rsidRPr="00000000">
              <w:rPr>
                <w:rFonts w:ascii="Arial" w:cs="Arial" w:eastAsia="Arial" w:hAnsi="Arial"/>
                <w:i w:val="0"/>
                <w:smallCaps w:val="0"/>
                <w:strike w:val="0"/>
                <w:sz w:val="24"/>
                <w:szCs w:val="24"/>
                <w:u w:val="none"/>
                <w:shd w:fill="auto" w:val="clear"/>
                <w:vertAlign w:val="baseline"/>
                <w:rtl w:val="0"/>
              </w:rPr>
              <w:t xml:space="preserve">Signature </w:t>
            </w:r>
          </w:hyperlink>
          <w:hyperlink w:anchor="_heading=h.3q5sasy">
            <w:r w:rsidDel="00000000" w:rsidR="00000000" w:rsidRPr="00000000">
              <w:rPr>
                <w:rFonts w:ascii="Arial" w:cs="Arial" w:eastAsia="Arial" w:hAnsi="Arial"/>
                <w:rtl w:val="0"/>
              </w:rPr>
              <w:t xml:space="preserve">s</w:t>
            </w:r>
          </w:hyperlink>
          <w:hyperlink w:anchor="_heading=h.3q5sasy">
            <w:r w:rsidDel="00000000" w:rsidR="00000000" w:rsidRPr="00000000">
              <w:rPr>
                <w:rFonts w:ascii="Arial" w:cs="Arial" w:eastAsia="Arial" w:hAnsi="Arial"/>
                <w:i w:val="0"/>
                <w:smallCaps w:val="0"/>
                <w:strike w:val="0"/>
                <w:sz w:val="24"/>
                <w:szCs w:val="24"/>
                <w:u w:val="none"/>
                <w:shd w:fill="auto" w:val="clear"/>
                <w:vertAlign w:val="baseline"/>
                <w:rtl w:val="0"/>
              </w:rPr>
              <w:t xml:space="preserve">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5">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2iq8gzs">
            <w:r w:rsidDel="00000000" w:rsidR="00000000" w:rsidRPr="00000000">
              <w:rPr>
                <w:rFonts w:ascii="Arial" w:cs="Arial" w:eastAsia="Arial" w:hAnsi="Arial"/>
                <w:i w:val="0"/>
                <w:smallCaps w:val="0"/>
                <w:strike w:val="0"/>
                <w:sz w:val="24"/>
                <w:szCs w:val="24"/>
                <w:u w:val="none"/>
                <w:shd w:fill="auto" w:val="clear"/>
                <w:vertAlign w:val="baseline"/>
                <w:rtl w:val="0"/>
              </w:rPr>
              <w:t xml:space="preserve">Submitting the </w:t>
            </w:r>
          </w:hyperlink>
          <w:hyperlink w:anchor="_heading=h.2iq8gzs">
            <w:r w:rsidDel="00000000" w:rsidR="00000000" w:rsidRPr="00000000">
              <w:rPr>
                <w:rFonts w:ascii="Arial" w:cs="Arial" w:eastAsia="Arial" w:hAnsi="Arial"/>
                <w:rtl w:val="0"/>
              </w:rPr>
              <w:t xml:space="preserve">a</w:t>
            </w:r>
          </w:hyperlink>
          <w:hyperlink w:anchor="_heading=h.2iq8gzs">
            <w:r w:rsidDel="00000000" w:rsidR="00000000" w:rsidRPr="00000000">
              <w:rPr>
                <w:rFonts w:ascii="Arial" w:cs="Arial" w:eastAsia="Arial" w:hAnsi="Arial"/>
                <w:i w:val="0"/>
                <w:smallCaps w:val="0"/>
                <w:strike w:val="0"/>
                <w:sz w:val="24"/>
                <w:szCs w:val="24"/>
                <w:u w:val="none"/>
                <w:shd w:fill="auto" w:val="clear"/>
                <w:vertAlign w:val="baseline"/>
                <w:rtl w:val="0"/>
              </w:rPr>
              <w:t xml:space="preserve">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6">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Troubleshooting a </w:t>
            </w:r>
          </w:hyperlink>
          <w:hyperlink w:anchor="_heading=h.1x0gk37">
            <w:r w:rsidDel="00000000" w:rsidR="00000000" w:rsidRPr="00000000">
              <w:rPr>
                <w:rFonts w:ascii="Arial" w:cs="Arial" w:eastAsia="Arial" w:hAnsi="Arial"/>
                <w:rtl w:val="0"/>
              </w:rPr>
              <w:t xml:space="preserve">s</w:t>
            </w:r>
          </w:hyperlink>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ubmission </w:t>
            </w:r>
          </w:hyperlink>
          <w:hyperlink w:anchor="_heading=h.1x0gk37">
            <w:r w:rsidDel="00000000" w:rsidR="00000000" w:rsidRPr="00000000">
              <w:rPr>
                <w:rFonts w:ascii="Arial" w:cs="Arial" w:eastAsia="Arial" w:hAnsi="Arial"/>
                <w:rtl w:val="0"/>
              </w:rPr>
              <w:t xml:space="preserve">e</w:t>
            </w:r>
          </w:hyperlink>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rror</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7">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2afmg28">
            <w:r w:rsidDel="00000000" w:rsidR="00000000" w:rsidRPr="00000000">
              <w:rPr>
                <w:rFonts w:ascii="Arial" w:cs="Arial" w:eastAsia="Arial" w:hAnsi="Arial"/>
                <w:i w:val="0"/>
                <w:smallCaps w:val="0"/>
                <w:strike w:val="0"/>
                <w:sz w:val="24"/>
                <w:szCs w:val="24"/>
                <w:u w:val="none"/>
                <w:shd w:fill="auto" w:val="clear"/>
                <w:vertAlign w:val="baseline"/>
                <w:rtl w:val="0"/>
              </w:rPr>
              <w:t xml:space="preserve">Table of </w:t>
            </w:r>
          </w:hyperlink>
          <w:hyperlink w:anchor="_heading=h.2afmg28">
            <w:r w:rsidDel="00000000" w:rsidR="00000000" w:rsidRPr="00000000">
              <w:rPr>
                <w:rFonts w:ascii="Arial" w:cs="Arial" w:eastAsia="Arial" w:hAnsi="Arial"/>
                <w:rtl w:val="0"/>
              </w:rPr>
              <w:t xml:space="preserve">Figure</w:t>
            </w:r>
          </w:hyperlink>
          <w:hyperlink w:anchor="_heading=h.2afmg28">
            <w:r w:rsidDel="00000000" w:rsidR="00000000" w:rsidRPr="00000000">
              <w:rPr>
                <w:rFonts w:ascii="Arial" w:cs="Arial" w:eastAsia="Arial" w:hAnsi="Arial"/>
                <w:i w:val="0"/>
                <w:smallCaps w:val="0"/>
                <w:strike w:val="0"/>
                <w:sz w:val="24"/>
                <w:szCs w:val="24"/>
                <w:u w:val="none"/>
                <w:shd w:fill="auto" w:val="clear"/>
                <w:vertAlign w:val="baseline"/>
                <w:rtl w:val="0"/>
              </w:rPr>
              <w:t xml:space="preserve">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r w:rsidDel="00000000" w:rsidR="00000000" w:rsidRPr="00000000">
            <w:fldChar w:fldCharType="end"/>
          </w:r>
        </w:p>
      </w:sdtContent>
    </w:sdt>
    <w:p w:rsidR="00000000" w:rsidDel="00000000" w:rsidP="00000000" w:rsidRDefault="00000000" w:rsidRPr="00000000" w14:paraId="00000038">
      <w:pPr>
        <w:rPr>
          <w:rFonts w:ascii="Arial" w:cs="Arial" w:eastAsia="Arial" w:hAnsi="Arial"/>
          <w:sz w:val="52"/>
          <w:szCs w:val="52"/>
        </w:rPr>
      </w:pPr>
      <w:r w:rsidDel="00000000" w:rsidR="00000000" w:rsidRPr="00000000">
        <w:br w:type="page"/>
      </w:r>
      <w:r w:rsidDel="00000000" w:rsidR="00000000" w:rsidRPr="00000000">
        <w:rPr>
          <w:rtl w:val="0"/>
        </w:rPr>
      </w:r>
    </w:p>
    <w:bookmarkStart w:colFirst="0" w:colLast="0" w:name="bookmark=id.kwpaik18npu6" w:id="0"/>
    <w:bookmarkEnd w:id="0"/>
    <w:p w:rsidR="00000000" w:rsidDel="00000000" w:rsidP="00000000" w:rsidRDefault="00000000" w:rsidRPr="00000000" w14:paraId="00000039">
      <w:pPr>
        <w:pStyle w:val="Heading1"/>
        <w:rPr>
          <w:rFonts w:ascii="Arial" w:cs="Arial" w:eastAsia="Arial" w:hAnsi="Arial"/>
          <w:sz w:val="28"/>
          <w:szCs w:val="28"/>
        </w:rPr>
      </w:pPr>
      <w:r w:rsidDel="00000000" w:rsidR="00000000" w:rsidRPr="00000000">
        <w:rPr>
          <w:rFonts w:ascii="Arial" w:cs="Arial" w:eastAsia="Arial" w:hAnsi="Arial"/>
          <w:sz w:val="28"/>
          <w:szCs w:val="28"/>
          <w:rtl w:val="0"/>
        </w:rPr>
        <w:t xml:space="preserve">Overview</w:t>
      </w:r>
    </w:p>
    <w:p w:rsidR="00000000" w:rsidDel="00000000" w:rsidP="00000000" w:rsidRDefault="00000000" w:rsidRPr="00000000" w14:paraId="0000003A">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highlight w:val="white"/>
        </w:rPr>
      </w:pPr>
      <w:r w:rsidDel="00000000" w:rsidR="00000000" w:rsidRPr="00000000">
        <w:rPr>
          <w:rFonts w:ascii="Arial" w:cs="Arial" w:eastAsia="Arial" w:hAnsi="Arial"/>
          <w:highlight w:val="white"/>
          <w:rtl w:val="0"/>
        </w:rPr>
        <w:t xml:space="preserve">VA’s Program of Comprehensive Assistance for Family Caregivers (PCAFC) provides support and services to caregivers of eligible Veterans who have incurred a severe injury in the line of duty either on or after September 11, 2001, or on or before May 7, 1975.</w:t>
      </w:r>
    </w:p>
    <w:p w:rsidR="00000000" w:rsidDel="00000000" w:rsidP="00000000" w:rsidRDefault="00000000" w:rsidRPr="00000000" w14:paraId="0000003C">
      <w:pPr>
        <w:rPr>
          <w:rFonts w:ascii="Arial" w:cs="Arial" w:eastAsia="Arial" w:hAnsi="Arial"/>
          <w:highlight w:val="white"/>
        </w:rPr>
      </w:pPr>
      <w:r w:rsidDel="00000000" w:rsidR="00000000" w:rsidRPr="00000000">
        <w:rPr>
          <w:rFonts w:ascii="Arial" w:cs="Arial" w:eastAsia="Arial" w:hAnsi="Arial"/>
          <w:highlight w:val="white"/>
          <w:rtl w:val="0"/>
        </w:rPr>
        <w:t xml:space="preserve">To apply for PCAFC, Veterans and Family Caregivers must complete VA Form 10-10CG. This product guide provides instructions on the application process for online submission. The online application can be used to apply with a primary family caregiver and up to 2  secondary family caregivers. The online form can accommodate applications with:</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and primary family caregiver</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primary family caregiver, and secondary family caregiver</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primary family caregiver, secondary family caregiver, and additional secondary family caregiver</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and secondary family caregivers</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secondary family caregiver, and additional secondary</w:t>
        <w:br w:type="textWrapping"/>
        <w:t xml:space="preserve">family caregiver</w:t>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The application supports the completion of the online application by Veterans with a legal representative (such as a legal guardian). Representatives can upload their documentation and sign their name on behalf of the Veteran.</w:t>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VA’s Caregiver Support Program offers a wide variety of support services for caregivers of Veterans. Partnerships continue to be created or enhanced to broaden services and support for caregivers. Learn more by visiting the </w:t>
      </w:r>
      <w:hyperlink r:id="rId10">
        <w:r w:rsidDel="00000000" w:rsidR="00000000" w:rsidRPr="00000000">
          <w:rPr>
            <w:rFonts w:ascii="Arial" w:cs="Arial" w:eastAsia="Arial" w:hAnsi="Arial"/>
            <w:u w:val="single"/>
            <w:rtl w:val="0"/>
          </w:rPr>
          <w:t xml:space="preserve">Caregiver Support Program</w:t>
        </w:r>
      </w:hyperlink>
      <w:r w:rsidDel="00000000" w:rsidR="00000000" w:rsidRPr="00000000">
        <w:rPr>
          <w:rFonts w:ascii="Arial" w:cs="Arial" w:eastAsia="Arial" w:hAnsi="Arial"/>
          <w:rtl w:val="0"/>
        </w:rPr>
        <w:t xml:space="preserve"> website or by calling the Caregiver Support Line at 855-260-3274 for more information.</w:t>
      </w:r>
    </w:p>
    <w:p w:rsidR="00000000" w:rsidDel="00000000" w:rsidP="00000000" w:rsidRDefault="00000000" w:rsidRPr="00000000" w14:paraId="00000044">
      <w:pPr>
        <w:pStyle w:val="Heading2"/>
        <w:rPr>
          <w:rFonts w:ascii="Arial" w:cs="Arial" w:eastAsia="Arial" w:hAnsi="Arial"/>
          <w:b w:val="1"/>
          <w:color w:val="000000"/>
        </w:rPr>
      </w:pPr>
      <w:bookmarkStart w:colFirst="0" w:colLast="0" w:name="_heading=h.30j0zll" w:id="1"/>
      <w:bookmarkEnd w:id="1"/>
      <w:r w:rsidDel="00000000" w:rsidR="00000000" w:rsidRPr="00000000">
        <w:br w:type="page"/>
      </w:r>
      <w:r w:rsidDel="00000000" w:rsidR="00000000" w:rsidRPr="00000000">
        <w:rPr>
          <w:rFonts w:ascii="Arial" w:cs="Arial" w:eastAsia="Arial" w:hAnsi="Arial"/>
          <w:color w:val="000000"/>
          <w:sz w:val="28"/>
          <w:szCs w:val="28"/>
          <w:rtl w:val="0"/>
        </w:rPr>
        <w:t xml:space="preserve">User Access</w:t>
      </w: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45">
      <w:pPr>
        <w:pStyle w:val="Heading3"/>
        <w:rPr>
          <w:rFonts w:ascii="Arial" w:cs="Arial" w:eastAsia="Arial" w:hAnsi="Arial"/>
          <w:color w:val="000000"/>
        </w:rPr>
      </w:pPr>
      <w:bookmarkStart w:colFirst="0" w:colLast="0" w:name="_heading=h.1fob9te" w:id="2"/>
      <w:bookmarkEnd w:id="2"/>
      <w:r w:rsidDel="00000000" w:rsidR="00000000" w:rsidRPr="00000000">
        <w:rPr>
          <w:rFonts w:ascii="Arial" w:cs="Arial" w:eastAsia="Arial" w:hAnsi="Arial"/>
          <w:color w:val="000000"/>
          <w:rtl w:val="0"/>
        </w:rPr>
        <w:t xml:space="preserve">Who can access this application? </w:t>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Veterans and family caregivers complete this application. Each application can include a primary family caregiver and up to 2 secondary family caregivers. </w:t>
      </w:r>
    </w:p>
    <w:p w:rsidR="00000000" w:rsidDel="00000000" w:rsidP="00000000" w:rsidRDefault="00000000" w:rsidRPr="00000000" w14:paraId="00000048">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Veteran information is required for every application, and each family caregiver applicant must complete their section of the form. The Veteran and all family caregivers must check the confirmation boxes on the submission page. </w:t>
      </w:r>
    </w:p>
    <w:p w:rsidR="00000000" w:rsidDel="00000000" w:rsidP="00000000" w:rsidRDefault="00000000" w:rsidRPr="00000000" w14:paraId="0000004A">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B">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Compared to other forms on VA.gov, applicants do not sign in to complete the online version of the 10-10CG. You can reference </w:t>
      </w:r>
      <w:hyperlink w:anchor="bookmark=id.3znysh7">
        <w:r w:rsidDel="00000000" w:rsidR="00000000" w:rsidRPr="00000000">
          <w:rPr>
            <w:rFonts w:ascii="Arial" w:cs="Arial" w:eastAsia="Arial" w:hAnsi="Arial"/>
            <w:u w:val="single"/>
            <w:rtl w:val="0"/>
          </w:rPr>
          <w:t xml:space="preserve">Fig. 1</w:t>
        </w:r>
      </w:hyperlink>
      <w:r w:rsidDel="00000000" w:rsidR="00000000" w:rsidRPr="00000000">
        <w:rPr>
          <w:rFonts w:ascii="Arial" w:cs="Arial" w:eastAsia="Arial" w:hAnsi="Arial"/>
          <w:rtl w:val="0"/>
        </w:rPr>
        <w:t xml:space="preserve"> below screenshot for more eligibility information:</w:t>
      </w:r>
    </w:p>
    <w:p w:rsidR="00000000" w:rsidDel="00000000" w:rsidP="00000000" w:rsidRDefault="00000000" w:rsidRPr="00000000" w14:paraId="0000004C">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D">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0" distT="0" distL="0" distR="0">
            <wp:extent cx="5048054" cy="4580315"/>
            <wp:effectExtent b="0" l="0" r="0" t="0"/>
            <wp:docPr id="338"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048054" cy="458031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3znysh7" w:id="3"/>
      <w:bookmarkEnd w:id="3"/>
      <w:r w:rsidDel="00000000" w:rsidR="00000000" w:rsidRPr="00000000">
        <w:rPr>
          <w:rFonts w:ascii="Arial" w:cs="Arial" w:eastAsia="Arial" w:hAnsi="Arial"/>
          <w:i w:val="1"/>
          <w:sz w:val="18"/>
          <w:szCs w:val="18"/>
          <w:rtl w:val="0"/>
        </w:rPr>
        <w:t xml:space="preserve">Fig. 1. 10-10CG eligibility information.</w:t>
      </w:r>
      <w:r w:rsidDel="00000000" w:rsidR="00000000" w:rsidRPr="00000000">
        <w:rPr>
          <w:rtl w:val="0"/>
        </w:rPr>
      </w:r>
    </w:p>
    <w:p w:rsidR="00000000" w:rsidDel="00000000" w:rsidP="00000000" w:rsidRDefault="00000000" w:rsidRPr="00000000" w14:paraId="0000004E">
      <w:pPr>
        <w:spacing w:after="0" w:line="246" w:lineRule="auto"/>
        <w:ind w:left="-5" w:right="103" w:hanging="1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rPr>
          <w:rFonts w:ascii="Arial" w:cs="Arial" w:eastAsia="Arial" w:hAnsi="Arial"/>
          <w:color w:val="000000"/>
          <w:sz w:val="28"/>
          <w:szCs w:val="28"/>
        </w:rPr>
      </w:pPr>
      <w:bookmarkStart w:colFirst="0" w:colLast="0" w:name="_heading=h.2et92p0" w:id="4"/>
      <w:bookmarkEnd w:id="4"/>
      <w:r w:rsidDel="00000000" w:rsidR="00000000" w:rsidRPr="00000000">
        <w:rPr>
          <w:rFonts w:ascii="Arial" w:cs="Arial" w:eastAsia="Arial" w:hAnsi="Arial"/>
          <w:color w:val="000000"/>
          <w:sz w:val="28"/>
          <w:szCs w:val="28"/>
          <w:rtl w:val="0"/>
        </w:rPr>
        <w:t xml:space="preserve">Navigation</w:t>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br w:type="textWrapping"/>
        <w:t xml:space="preserve">Begin the application at </w:t>
      </w:r>
      <w:hyperlink r:id="rId12">
        <w:r w:rsidDel="00000000" w:rsidR="00000000" w:rsidRPr="00000000">
          <w:rPr>
            <w:rFonts w:ascii="Arial" w:cs="Arial" w:eastAsia="Arial" w:hAnsi="Arial"/>
            <w:color w:val="1155cc"/>
            <w:u w:val="single"/>
            <w:rtl w:val="0"/>
          </w:rPr>
          <w:t xml:space="preserve">https://www.va.gov/family-and-caregiver-benefits/health-and-disability/comprehensive-assistance-for-family-caregivers/apply-form-10-10cg/introduction</w:t>
        </w:r>
      </w:hyperlink>
      <w:r w:rsidDel="00000000" w:rsidR="00000000" w:rsidRPr="00000000">
        <w:rPr>
          <w:rFonts w:ascii="Arial" w:cs="Arial" w:eastAsia="Arial" w:hAnsi="Arial"/>
          <w:rtl w:val="0"/>
        </w:rPr>
        <w:t xml:space="preserve">(see </w:t>
      </w:r>
      <w:hyperlink w:anchor="bookmark=id.tyjcwt">
        <w:r w:rsidDel="00000000" w:rsidR="00000000" w:rsidRPr="00000000">
          <w:rPr>
            <w:rFonts w:ascii="Arial" w:cs="Arial" w:eastAsia="Arial" w:hAnsi="Arial"/>
            <w:u w:val="single"/>
            <w:rtl w:val="0"/>
          </w:rPr>
          <w:t xml:space="preserve">Fig. 2</w:t>
        </w:r>
      </w:hyperlink>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Pr>
        <w:drawing>
          <wp:inline distB="114300" distT="114300" distL="114300" distR="114300">
            <wp:extent cx="5505450" cy="3581400"/>
            <wp:effectExtent b="0" l="0" r="0" t="0"/>
            <wp:docPr id="337"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505450" cy="3581400"/>
                    </a:xfrm>
                    <a:prstGeom prst="rect"/>
                    <a:ln/>
                  </pic:spPr>
                </pic:pic>
              </a:graphicData>
            </a:graphic>
          </wp:inline>
        </w:drawing>
      </w:r>
      <w:r w:rsidDel="00000000" w:rsidR="00000000" w:rsidRPr="00000000">
        <w:rPr>
          <w:rFonts w:ascii="Arial" w:cs="Arial" w:eastAsia="Arial" w:hAnsi="Arial"/>
          <w:rtl w:val="0"/>
        </w:rPr>
        <w:br w:type="textWrapping"/>
        <w:br w:type="textWrapping"/>
      </w:r>
      <w:bookmarkStart w:colFirst="0" w:colLast="0" w:name="bookmark=id.tyjcwt" w:id="5"/>
      <w:bookmarkEnd w:id="5"/>
      <w:r w:rsidDel="00000000" w:rsidR="00000000" w:rsidRPr="00000000">
        <w:rPr>
          <w:rFonts w:ascii="Arial" w:cs="Arial" w:eastAsia="Arial" w:hAnsi="Arial"/>
          <w:i w:val="1"/>
          <w:sz w:val="18"/>
          <w:szCs w:val="18"/>
          <w:rtl w:val="0"/>
        </w:rPr>
        <w:t xml:space="preserve">Fig. 2. Beginning the application.</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The Program of Comprehensive Assistance for Family Caregivers page (</w:t>
      </w:r>
      <w:hyperlink r:id="rId14">
        <w:r w:rsidDel="00000000" w:rsidR="00000000" w:rsidRPr="00000000">
          <w:rPr>
            <w:rFonts w:ascii="Arial" w:cs="Arial" w:eastAsia="Arial" w:hAnsi="Arial"/>
            <w:color w:val="1155cc"/>
            <w:u w:val="single"/>
            <w:rtl w:val="0"/>
          </w:rPr>
          <w:t xml:space="preserve">https://staging.va.gov/family-and-caregiver-benefits/health-and-disability/comprehensive-assistance-for-family-caregivers/</w:t>
        </w:r>
      </w:hyperlink>
      <w:r w:rsidDel="00000000" w:rsidR="00000000" w:rsidRPr="00000000">
        <w:rPr>
          <w:rFonts w:ascii="Arial" w:cs="Arial" w:eastAsia="Arial" w:hAnsi="Arial"/>
          <w:rtl w:val="0"/>
        </w:rPr>
        <w:t xml:space="preserve">) provides information about the program and a link to the form</w:t>
      </w:r>
      <w:r w:rsidDel="00000000" w:rsidR="00000000" w:rsidRPr="00000000">
        <w:rPr>
          <w:rFonts w:ascii="Arial" w:cs="Arial" w:eastAsia="Arial" w:hAnsi="Arial"/>
          <w:u w:val="single"/>
          <w:rtl w:val="0"/>
        </w:rPr>
        <w:t xml:space="preserve">. See </w:t>
      </w:r>
      <w:hyperlink w:anchor="bookmark=id.1t3h5sf">
        <w:r w:rsidDel="00000000" w:rsidR="00000000" w:rsidRPr="00000000">
          <w:rPr>
            <w:rFonts w:ascii="Arial" w:cs="Arial" w:eastAsia="Arial" w:hAnsi="Arial"/>
            <w:u w:val="single"/>
            <w:rtl w:val="0"/>
          </w:rPr>
          <w:t xml:space="preserve">Fig. 3</w:t>
        </w:r>
      </w:hyperlink>
      <w:r w:rsidDel="00000000" w:rsidR="00000000" w:rsidRPr="00000000">
        <w:rPr>
          <w:rFonts w:ascii="Arial" w:cs="Arial" w:eastAsia="Arial" w:hAnsi="Arial"/>
          <w:u w:val="single"/>
          <w:rtl w:val="0"/>
        </w:rPr>
        <w:t xml:space="preserve">.</w:t>
      </w:r>
      <w:r w:rsidDel="00000000" w:rsidR="00000000" w:rsidRPr="00000000">
        <w:rPr>
          <w:rtl w:val="0"/>
        </w:rPr>
      </w:r>
    </w:p>
    <w:p w:rsidR="00000000" w:rsidDel="00000000" w:rsidP="00000000" w:rsidRDefault="00000000" w:rsidRPr="00000000" w14:paraId="00000053">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943600" cy="3441700"/>
            <wp:effectExtent b="0" l="0" r="0" t="0"/>
            <wp:docPr id="340"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943600" cy="3441700"/>
                    </a:xfrm>
                    <a:prstGeom prst="rect"/>
                    <a:ln/>
                  </pic:spPr>
                </pic:pic>
              </a:graphicData>
            </a:graphic>
          </wp:inline>
        </w:drawing>
      </w:r>
      <w:bookmarkStart w:colFirst="0" w:colLast="0" w:name="bookmark=id.1t3h5sf" w:id="6"/>
      <w:bookmarkEnd w:id="6"/>
      <w:r w:rsidDel="00000000" w:rsidR="00000000" w:rsidRPr="00000000">
        <w:rPr>
          <w:rFonts w:ascii="Arial" w:cs="Arial" w:eastAsia="Arial" w:hAnsi="Arial"/>
          <w:highlight w:val="yellow"/>
          <w:rtl w:val="0"/>
        </w:rPr>
        <w:br w:type="textWrapping"/>
      </w:r>
      <w:r w:rsidDel="00000000" w:rsidR="00000000" w:rsidRPr="00000000">
        <w:rPr>
          <w:rFonts w:ascii="Arial" w:cs="Arial" w:eastAsia="Arial" w:hAnsi="Arial"/>
          <w:i w:val="1"/>
          <w:sz w:val="18"/>
          <w:szCs w:val="18"/>
          <w:rtl w:val="0"/>
        </w:rPr>
        <w:t xml:space="preserve">Fig. 3. Information on the Program of Comprehensive Assistance for Family Caregivers.</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rPr>
          <w:rFonts w:ascii="Arial" w:cs="Arial" w:eastAsia="Arial" w:hAnsi="Arial"/>
          <w:color w:val="000000"/>
          <w:sz w:val="28"/>
          <w:szCs w:val="28"/>
        </w:rPr>
      </w:pPr>
      <w:bookmarkStart w:colFirst="0" w:colLast="0" w:name="_heading=h.4d34og8" w:id="7"/>
      <w:bookmarkEnd w:id="7"/>
      <w:r w:rsidDel="00000000" w:rsidR="00000000" w:rsidRPr="00000000">
        <w:rPr>
          <w:rFonts w:ascii="Arial" w:cs="Arial" w:eastAsia="Arial" w:hAnsi="Arial"/>
          <w:color w:val="000000"/>
          <w:sz w:val="28"/>
          <w:szCs w:val="28"/>
          <w:rtl w:val="0"/>
        </w:rPr>
        <w:t xml:space="preserve">Maintenance windows</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br w:type="textWrapping"/>
        <w:t xml:space="preserve">The technical systems that support the online family caregiver application undergo occasional maintenance. During this time, any online submissions will not go through. When such a maintenance window is coming up within 1 hour, users who navigate to the online form will see this message (</w:t>
      </w:r>
      <w:hyperlink w:anchor="bookmark=id.2s8eyo1">
        <w:r w:rsidDel="00000000" w:rsidR="00000000" w:rsidRPr="00000000">
          <w:rPr>
            <w:rFonts w:ascii="Arial" w:cs="Arial" w:eastAsia="Arial" w:hAnsi="Arial"/>
            <w:u w:val="single"/>
            <w:rtl w:val="0"/>
          </w:rPr>
          <w:t xml:space="preserve">Fig. 4</w:t>
        </w:r>
      </w:hyperlink>
      <w:r w:rsidDel="00000000" w:rsidR="00000000" w:rsidRPr="00000000">
        <w:rPr>
          <w:rFonts w:ascii="Arial" w:cs="Arial" w:eastAsia="Arial" w:hAnsi="Arial"/>
          <w:rtl w:val="0"/>
        </w:rPr>
        <w:t xml:space="preserve">), which specifies when the maintenance will begin and end:</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0" distT="0" distL="0" distR="0">
            <wp:extent cx="5397312" cy="3104608"/>
            <wp:effectExtent b="0" l="0" r="0" t="0"/>
            <wp:docPr id="33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397312" cy="3104608"/>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2s8eyo1" w:id="8"/>
      <w:bookmarkEnd w:id="8"/>
      <w:r w:rsidDel="00000000" w:rsidR="00000000" w:rsidRPr="00000000">
        <w:rPr>
          <w:rFonts w:ascii="Arial" w:cs="Arial" w:eastAsia="Arial" w:hAnsi="Arial"/>
          <w:i w:val="1"/>
          <w:sz w:val="18"/>
          <w:szCs w:val="18"/>
          <w:rtl w:val="0"/>
        </w:rPr>
        <w:t xml:space="preserve">Fig. 4. Notice of upcoming scheduled maintenance.</w:t>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If the user navigates to the form once a maintenance window is underway, they will see the following message (</w:t>
      </w:r>
      <w:hyperlink w:anchor="bookmark=id.17dp8vu">
        <w:r w:rsidDel="00000000" w:rsidR="00000000" w:rsidRPr="00000000">
          <w:rPr>
            <w:rFonts w:ascii="Arial" w:cs="Arial" w:eastAsia="Arial" w:hAnsi="Arial"/>
            <w:u w:val="single"/>
            <w:rtl w:val="0"/>
          </w:rPr>
          <w:t xml:space="preserve">Fig. 5</w:t>
        </w:r>
      </w:hyperlink>
      <w:r w:rsidDel="00000000" w:rsidR="00000000" w:rsidRPr="00000000">
        <w:rPr>
          <w:rFonts w:ascii="Arial" w:cs="Arial" w:eastAsia="Arial" w:hAnsi="Arial"/>
          <w:rtl w:val="0"/>
        </w:rPr>
        <w:t xml:space="preserve">) and will be unable to start the online application:</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Pr>
        <w:drawing>
          <wp:inline distB="0" distT="0" distL="0" distR="0">
            <wp:extent cx="5849979" cy="2095995"/>
            <wp:effectExtent b="0" l="0" r="0" t="0"/>
            <wp:docPr descr="Graphical user interface, application, Teams&#10;&#10;Description automatically generated" id="342" name="image54.png"/>
            <a:graphic>
              <a:graphicData uri="http://schemas.openxmlformats.org/drawingml/2006/picture">
                <pic:pic>
                  <pic:nvPicPr>
                    <pic:cNvPr descr="Graphical user interface, application, Teams&#10;&#10;Description automatically generated" id="0" name="image54.png"/>
                    <pic:cNvPicPr preferRelativeResize="0"/>
                  </pic:nvPicPr>
                  <pic:blipFill>
                    <a:blip r:embed="rId17"/>
                    <a:srcRect b="53698" l="0" r="1575" t="0"/>
                    <a:stretch>
                      <a:fillRect/>
                    </a:stretch>
                  </pic:blipFill>
                  <pic:spPr>
                    <a:xfrm>
                      <a:off x="0" y="0"/>
                      <a:ext cx="5849979" cy="209599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17dp8vu" w:id="9"/>
      <w:bookmarkEnd w:id="9"/>
      <w:r w:rsidDel="00000000" w:rsidR="00000000" w:rsidRPr="00000000">
        <w:rPr>
          <w:rFonts w:ascii="Arial" w:cs="Arial" w:eastAsia="Arial" w:hAnsi="Arial"/>
          <w:i w:val="1"/>
          <w:sz w:val="18"/>
          <w:szCs w:val="18"/>
          <w:rtl w:val="0"/>
        </w:rPr>
        <w:t xml:space="preserve">Fig. 5. Tool unavailable due to maintenance.</w:t>
      </w:r>
      <w:r w:rsidDel="00000000" w:rsidR="00000000" w:rsidRPr="00000000">
        <w:rPr>
          <w:rtl w:val="0"/>
        </w:rPr>
      </w:r>
    </w:p>
    <w:bookmarkStart w:colFirst="0" w:colLast="0" w:name="bookmark=id.9kj7ngq9z9f8" w:id="10"/>
    <w:bookmarkEnd w:id="10"/>
    <w:p w:rsidR="00000000" w:rsidDel="00000000" w:rsidP="00000000" w:rsidRDefault="00000000" w:rsidRPr="00000000" w14:paraId="0000005A">
      <w:pPr>
        <w:rPr>
          <w:rFonts w:ascii="Arial" w:cs="Arial" w:eastAsia="Arial" w:hAnsi="Arial"/>
          <w:sz w:val="28"/>
          <w:szCs w:val="28"/>
        </w:rPr>
      </w:pPr>
      <w:r w:rsidDel="00000000" w:rsidR="00000000" w:rsidRPr="00000000">
        <w:rPr>
          <w:rFonts w:ascii="Arial" w:cs="Arial" w:eastAsia="Arial" w:hAnsi="Arial"/>
          <w:sz w:val="28"/>
          <w:szCs w:val="28"/>
          <w:rtl w:val="0"/>
        </w:rPr>
        <w:t xml:space="preserve">How Do I Apply?</w:t>
      </w:r>
    </w:p>
    <w:p w:rsidR="00000000" w:rsidDel="00000000" w:rsidP="00000000" w:rsidRDefault="00000000" w:rsidRPr="00000000" w14:paraId="0000005B">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The application page provides instructions on how to apply for the Program of Comprehensive Assistance for Family Caregivers and what information is needed to complete the form (</w:t>
      </w:r>
      <w:hyperlink w:anchor="bookmark=id.26in1rg">
        <w:r w:rsidDel="00000000" w:rsidR="00000000" w:rsidRPr="00000000">
          <w:rPr>
            <w:rFonts w:ascii="Arial" w:cs="Arial" w:eastAsia="Arial" w:hAnsi="Arial"/>
            <w:u w:val="single"/>
            <w:rtl w:val="0"/>
          </w:rPr>
          <w:t xml:space="preserve">Fig. 6</w:t>
        </w:r>
      </w:hyperlink>
      <w:r w:rsidDel="00000000" w:rsidR="00000000" w:rsidRPr="00000000">
        <w:rPr>
          <w:rFonts w:ascii="Arial" w:cs="Arial" w:eastAsia="Arial" w:hAnsi="Arial"/>
          <w:rtl w:val="0"/>
        </w:rPr>
        <w:t xml:space="preserve">). This page also directs the user to the application once they are ready to apply.</w:t>
      </w:r>
      <w:r w:rsidDel="00000000" w:rsidR="00000000" w:rsidRPr="00000000">
        <w:br w:type="page"/>
      </w:r>
      <w:r w:rsidDel="00000000" w:rsidR="00000000" w:rsidRPr="00000000">
        <w:rPr>
          <w:rtl w:val="0"/>
        </w:rPr>
      </w:r>
    </w:p>
    <w:p w:rsidR="00000000" w:rsidDel="00000000" w:rsidP="00000000" w:rsidRDefault="00000000" w:rsidRPr="00000000" w14:paraId="0000005D">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395689" cy="8322469"/>
            <wp:effectExtent b="0" l="0" r="0" t="0"/>
            <wp:docPr id="34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395689" cy="83224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E">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943600" cy="2500313"/>
            <wp:effectExtent b="0" l="0" r="0" t="0"/>
            <wp:docPr id="344" name="image44.png"/>
            <a:graphic>
              <a:graphicData uri="http://schemas.openxmlformats.org/drawingml/2006/picture">
                <pic:pic>
                  <pic:nvPicPr>
                    <pic:cNvPr id="0" name="image44.png"/>
                    <pic:cNvPicPr preferRelativeResize="0"/>
                  </pic:nvPicPr>
                  <pic:blipFill>
                    <a:blip r:embed="rId19"/>
                    <a:srcRect b="3931" l="0" r="0" t="6335"/>
                    <a:stretch>
                      <a:fillRect/>
                    </a:stretch>
                  </pic:blipFill>
                  <pic:spPr>
                    <a:xfrm>
                      <a:off x="0" y="0"/>
                      <a:ext cx="5943600" cy="2500313"/>
                    </a:xfrm>
                    <a:prstGeom prst="rect"/>
                    <a:ln/>
                  </pic:spPr>
                </pic:pic>
              </a:graphicData>
            </a:graphic>
          </wp:inline>
        </w:drawing>
      </w:r>
      <w:bookmarkStart w:colFirst="0" w:colLast="0" w:name="bookmark=id.26in1rg" w:id="11"/>
      <w:bookmarkEnd w:id="11"/>
      <w:r w:rsidDel="00000000" w:rsidR="00000000" w:rsidRPr="00000000">
        <w:rPr>
          <w:rFonts w:ascii="Arial" w:cs="Arial" w:eastAsia="Arial" w:hAnsi="Arial"/>
          <w:i w:val="1"/>
          <w:sz w:val="18"/>
          <w:szCs w:val="18"/>
          <w:rtl w:val="0"/>
        </w:rPr>
        <w:t xml:space="preserve">Fig. 6. Pre-application information for the comprehensive assistance program for family caregivers.</w:t>
      </w:r>
      <w:r w:rsidDel="00000000" w:rsidR="00000000" w:rsidRPr="00000000">
        <w:rPr>
          <w:rtl w:val="0"/>
        </w:rPr>
      </w:r>
    </w:p>
    <w:p w:rsidR="00000000" w:rsidDel="00000000" w:rsidP="00000000" w:rsidRDefault="00000000" w:rsidRPr="00000000" w14:paraId="0000005F">
      <w:pPr>
        <w:pBdr>
          <w:bottom w:color="000000" w:space="1" w:sz="6" w:val="single"/>
        </w:pBdr>
        <w:rPr>
          <w:rFonts w:ascii="Arial" w:cs="Arial" w:eastAsia="Arial" w:hAnsi="Arial"/>
        </w:rPr>
      </w:pPr>
      <w:r w:rsidDel="00000000" w:rsidR="00000000" w:rsidRPr="00000000">
        <w:rPr>
          <w:rtl w:val="0"/>
        </w:rPr>
      </w:r>
    </w:p>
    <w:p w:rsidR="00000000" w:rsidDel="00000000" w:rsidP="00000000" w:rsidRDefault="00000000" w:rsidRPr="00000000" w14:paraId="00000060">
      <w:pPr>
        <w:pBdr>
          <w:bottom w:color="000000" w:space="1" w:sz="6" w:val="single"/>
        </w:pBdr>
        <w:rPr>
          <w:rFonts w:ascii="Arial" w:cs="Arial" w:eastAsia="Arial" w:hAnsi="Arial"/>
        </w:rPr>
      </w:pPr>
      <w:r w:rsidDel="00000000" w:rsidR="00000000" w:rsidRPr="00000000">
        <w:rPr>
          <w:rtl w:val="0"/>
        </w:rPr>
      </w:r>
    </w:p>
    <w:p w:rsidR="00000000" w:rsidDel="00000000" w:rsidP="00000000" w:rsidRDefault="00000000" w:rsidRPr="00000000" w14:paraId="00000061">
      <w:pPr>
        <w:pBdr>
          <w:bottom w:color="000000" w:space="1" w:sz="6" w:val="single"/>
        </w:pBdr>
        <w:rPr>
          <w:rFonts w:ascii="Arial" w:cs="Arial" w:eastAsia="Arial" w:hAnsi="Arial"/>
        </w:rPr>
      </w:pPr>
      <w:r w:rsidDel="00000000" w:rsidR="00000000" w:rsidRPr="00000000">
        <w:rPr>
          <w:rFonts w:ascii="Arial" w:cs="Arial" w:eastAsia="Arial" w:hAnsi="Arial"/>
          <w:rtl w:val="0"/>
        </w:rPr>
        <w:t xml:space="preserve">A drop-down link gives applicants additional information about the Caregiver Support Team (</w:t>
      </w:r>
      <w:hyperlink w:anchor="bookmark=id.zf4bc21jdb1q">
        <w:r w:rsidDel="00000000" w:rsidR="00000000" w:rsidRPr="00000000">
          <w:rPr>
            <w:rFonts w:ascii="Arial" w:cs="Arial" w:eastAsia="Arial" w:hAnsi="Arial"/>
            <w:rtl w:val="0"/>
          </w:rPr>
          <w:t xml:space="preserve">Fig. 7</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Fonts w:ascii="Arial" w:cs="Arial" w:eastAsia="Arial" w:hAnsi="Arial"/>
        </w:rPr>
        <w:drawing>
          <wp:inline distB="114300" distT="114300" distL="114300" distR="114300">
            <wp:extent cx="5448300" cy="4314825"/>
            <wp:effectExtent b="0" l="0" r="0" t="0"/>
            <wp:docPr id="34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448300" cy="43148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zf4bc21jdb1q" w:id="12"/>
      <w:bookmarkEnd w:id="12"/>
      <w:r w:rsidDel="00000000" w:rsidR="00000000" w:rsidRPr="00000000">
        <w:rPr>
          <w:rFonts w:ascii="Arial" w:cs="Arial" w:eastAsia="Arial" w:hAnsi="Arial"/>
          <w:i w:val="1"/>
          <w:sz w:val="18"/>
          <w:szCs w:val="18"/>
          <w:rtl w:val="0"/>
        </w:rPr>
        <w:t xml:space="preserve">Fig. 7. Caregiver support program staff member information.</w:t>
      </w:r>
      <w:r w:rsidDel="00000000" w:rsidR="00000000" w:rsidRPr="00000000">
        <w:rPr>
          <w:rtl w:val="0"/>
        </w:rPr>
      </w:r>
    </w:p>
    <w:p w:rsidR="00000000" w:rsidDel="00000000" w:rsidP="00000000" w:rsidRDefault="00000000" w:rsidRPr="00000000" w14:paraId="0000006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pStyle w:val="Heading1"/>
        <w:ind w:left="0" w:firstLine="0"/>
        <w:rPr>
          <w:rFonts w:ascii="Arial" w:cs="Arial" w:eastAsia="Arial" w:hAnsi="Arial"/>
          <w:sz w:val="28"/>
          <w:szCs w:val="28"/>
        </w:rPr>
      </w:pPr>
      <w:bookmarkStart w:colFirst="0" w:colLast="0" w:name="_heading=h.35nkun2" w:id="13"/>
      <w:bookmarkEnd w:id="13"/>
      <w:r w:rsidDel="00000000" w:rsidR="00000000" w:rsidRPr="00000000">
        <w:rPr>
          <w:rFonts w:ascii="Arial" w:cs="Arial" w:eastAsia="Arial" w:hAnsi="Arial"/>
          <w:sz w:val="28"/>
          <w:szCs w:val="28"/>
          <w:rtl w:val="0"/>
        </w:rPr>
        <w:t xml:space="preserve">Program of Comprehensive Assistance for Family Caregivers</w:t>
        <w:br w:type="textWrapping"/>
        <w:t xml:space="preserve">(PCAFC) Application</w:t>
      </w:r>
    </w:p>
    <w:p w:rsidR="00000000" w:rsidDel="00000000" w:rsidP="00000000" w:rsidRDefault="00000000" w:rsidRPr="00000000" w14:paraId="00000064">
      <w:pPr>
        <w:pStyle w:val="Heading3"/>
        <w:rPr>
          <w:rFonts w:ascii="Arial" w:cs="Arial" w:eastAsia="Arial" w:hAnsi="Arial"/>
          <w:color w:val="000000"/>
        </w:rPr>
      </w:pPr>
      <w:bookmarkStart w:colFirst="0" w:colLast="0" w:name="_heading=h.1ksv4uv" w:id="14"/>
      <w:bookmarkEnd w:id="14"/>
      <w:r w:rsidDel="00000000" w:rsidR="00000000" w:rsidRPr="00000000">
        <w:rPr>
          <w:rFonts w:ascii="Arial" w:cs="Arial" w:eastAsia="Arial" w:hAnsi="Arial"/>
          <w:b w:val="1"/>
          <w:color w:val="000000"/>
          <w:rtl w:val="0"/>
        </w:rPr>
        <w:br w:type="textWrapping"/>
      </w: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65">
      <w:pPr>
        <w:pBdr>
          <w:bottom w:color="000000" w:space="1" w:sz="6" w:val="single"/>
        </w:pBdr>
        <w:rPr>
          <w:rFonts w:ascii="Arial" w:cs="Arial" w:eastAsia="Arial" w:hAnsi="Arial"/>
        </w:rPr>
      </w:pPr>
      <w:r w:rsidDel="00000000" w:rsidR="00000000" w:rsidRPr="00000000">
        <w:rPr>
          <w:rFonts w:ascii="Arial" w:cs="Arial" w:eastAsia="Arial" w:hAnsi="Arial"/>
          <w:rtl w:val="0"/>
        </w:rPr>
        <w:br w:type="textWrapping"/>
        <w:t xml:space="preserve">First, the Veteran will be asked to fill in general personal information (</w:t>
      </w:r>
      <w:hyperlink w:anchor="bookmark=id.96z93peng7wi">
        <w:r w:rsidDel="00000000" w:rsidR="00000000" w:rsidRPr="00000000">
          <w:rPr>
            <w:rFonts w:ascii="Arial" w:cs="Arial" w:eastAsia="Arial" w:hAnsi="Arial"/>
            <w:rtl w:val="0"/>
          </w:rPr>
          <w:t xml:space="preserve">Fig. 8</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6">
      <w:pPr>
        <w:spacing w:after="0" w:lineRule="auto"/>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4347973" cy="7465219"/>
            <wp:effectExtent b="0" l="0" r="0" t="0"/>
            <wp:docPr id="347"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347973" cy="7465219"/>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96z93peng7wi" w:id="15"/>
      <w:bookmarkEnd w:id="15"/>
      <w:r w:rsidDel="00000000" w:rsidR="00000000" w:rsidRPr="00000000">
        <w:rPr>
          <w:rFonts w:ascii="Arial" w:cs="Arial" w:eastAsia="Arial" w:hAnsi="Arial"/>
          <w:i w:val="1"/>
          <w:sz w:val="18"/>
          <w:szCs w:val="18"/>
          <w:rtl w:val="0"/>
        </w:rPr>
        <w:t xml:space="preserve">Fig. 8. General Veteran identification information for the 10-10CG application.</w:t>
      </w:r>
      <w:r w:rsidDel="00000000" w:rsidR="00000000" w:rsidRPr="00000000">
        <w:br w:type="page"/>
      </w:r>
      <w:r w:rsidDel="00000000" w:rsidR="00000000" w:rsidRPr="00000000">
        <w:rPr>
          <w:rtl w:val="0"/>
        </w:rPr>
      </w:r>
    </w:p>
    <w:p w:rsidR="00000000" w:rsidDel="00000000" w:rsidP="00000000" w:rsidRDefault="00000000" w:rsidRPr="00000000" w14:paraId="00000067">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application will tell the Veteran what to fill in. They can only proceed to the next page if they enter all the required information.</w:t>
        <w:br w:type="textWrapping"/>
      </w:r>
    </w:p>
    <w:p w:rsidR="00000000" w:rsidDel="00000000" w:rsidP="00000000" w:rsidRDefault="00000000" w:rsidRPr="00000000" w14:paraId="00000068">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Veteran’s Social Security number or tax information number is needed to process the 10-10CG form online (</w:t>
      </w:r>
      <w:hyperlink w:anchor="bookmark=id.96z93peng7wi">
        <w:r w:rsidDel="00000000" w:rsidR="00000000" w:rsidRPr="00000000">
          <w:rPr>
            <w:rFonts w:ascii="Arial" w:cs="Arial" w:eastAsia="Arial" w:hAnsi="Arial"/>
            <w:rtl w:val="0"/>
          </w:rPr>
          <w:t xml:space="preserve">Fig. 9</w:t>
        </w:r>
      </w:hyperlink>
      <w:r w:rsidDel="00000000" w:rsidR="00000000" w:rsidRPr="00000000">
        <w:rPr>
          <w:rFonts w:ascii="Arial" w:cs="Arial" w:eastAsia="Arial" w:hAnsi="Arial"/>
          <w:rtl w:val="0"/>
        </w:rPr>
        <w:t xml:space="preserve">). If they don’t supply a number, they will receive an error message.</w:t>
      </w:r>
    </w:p>
    <w:p w:rsidR="00000000" w:rsidDel="00000000" w:rsidP="00000000" w:rsidRDefault="00000000" w:rsidRPr="00000000" w14:paraId="00000069">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29150" cy="3114675"/>
            <wp:effectExtent b="0" l="0" r="0" t="0"/>
            <wp:docPr id="345"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46291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br w:type="textWrapping"/>
      </w:r>
      <w:bookmarkStart w:colFirst="0" w:colLast="0" w:name="bookmark=id.21gfzlmjxg6a" w:id="16"/>
      <w:bookmarkEnd w:id="16"/>
      <w:r w:rsidDel="00000000" w:rsidR="00000000" w:rsidRPr="00000000">
        <w:rPr>
          <w:rFonts w:ascii="Arial" w:cs="Arial" w:eastAsia="Arial" w:hAnsi="Arial"/>
          <w:i w:val="1"/>
          <w:sz w:val="18"/>
          <w:szCs w:val="18"/>
          <w:rtl w:val="0"/>
        </w:rPr>
        <w:t xml:space="preserve">Fig. 9. Area where the user enters Veteran’s Social Security or tax information.</w:t>
      </w:r>
      <w:r w:rsidDel="00000000" w:rsidR="00000000" w:rsidRPr="00000000">
        <w:rPr>
          <w:rtl w:val="0"/>
        </w:rPr>
      </w:r>
    </w:p>
    <w:p w:rsidR="00000000" w:rsidDel="00000000" w:rsidP="00000000" w:rsidRDefault="00000000" w:rsidRPr="00000000" w14:paraId="0000006C">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Social Security or tax identification number is not required to apply or participate in the program. If the Veteran doesn’t want to supply their Social Security or tax identification number, they can still apply by downloading a copy of the form to fill out, sign, and send to VA via mail. </w:t>
      </w:r>
    </w:p>
    <w:p w:rsidR="00000000" w:rsidDel="00000000" w:rsidP="00000000" w:rsidRDefault="00000000" w:rsidRPr="00000000" w14:paraId="0000006E">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Next, the Veteran will be asked to fill in contact information (</w:t>
      </w:r>
      <w:hyperlink w:anchor="bookmark=id.bzkljsaoirfx">
        <w:r w:rsidDel="00000000" w:rsidR="00000000" w:rsidRPr="00000000">
          <w:rPr>
            <w:rFonts w:ascii="Arial" w:cs="Arial" w:eastAsia="Arial" w:hAnsi="Arial"/>
            <w:rtl w:val="0"/>
          </w:rPr>
          <w:t xml:space="preserve">Fig. 10</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0">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240810" cy="7088981"/>
            <wp:effectExtent b="0" l="0" r="0" t="0"/>
            <wp:docPr id="34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4240810" cy="7088981"/>
                    </a:xfrm>
                    <a:prstGeom prst="rect"/>
                    <a:ln/>
                  </pic:spPr>
                </pic:pic>
              </a:graphicData>
            </a:graphic>
          </wp:inline>
        </w:drawing>
      </w:r>
      <w:r w:rsidDel="00000000" w:rsidR="00000000" w:rsidRPr="00000000">
        <w:rPr>
          <w:rtl w:val="0"/>
        </w:rPr>
      </w:r>
    </w:p>
    <w:bookmarkStart w:colFirst="0" w:colLast="0" w:name="bookmark=id.bzkljsaoirfx" w:id="17"/>
    <w:bookmarkEnd w:id="17"/>
    <w:p w:rsidR="00000000" w:rsidDel="00000000" w:rsidP="00000000" w:rsidRDefault="00000000" w:rsidRPr="00000000" w14:paraId="00000071">
      <w:pPr>
        <w:spacing w:after="0" w:line="246" w:lineRule="auto"/>
        <w:ind w:left="-5" w:right="103" w:hanging="10"/>
        <w:rPr>
          <w:rFonts w:ascii="Arial" w:cs="Arial" w:eastAsia="Arial" w:hAnsi="Arial"/>
        </w:rPr>
      </w:pPr>
      <w:r w:rsidDel="00000000" w:rsidR="00000000" w:rsidRPr="00000000">
        <w:rPr>
          <w:rFonts w:ascii="Arial" w:cs="Arial" w:eastAsia="Arial" w:hAnsi="Arial"/>
          <w:i w:val="1"/>
          <w:sz w:val="18"/>
          <w:szCs w:val="18"/>
          <w:rtl w:val="0"/>
        </w:rPr>
        <w:t xml:space="preserve">Fig. 10. Veteran contact information.</w:t>
      </w:r>
      <w:r w:rsidDel="00000000" w:rsidR="00000000" w:rsidRPr="00000000">
        <w:br w:type="page"/>
      </w:r>
      <w:r w:rsidDel="00000000" w:rsidR="00000000" w:rsidRPr="00000000">
        <w:rPr>
          <w:rtl w:val="0"/>
        </w:rPr>
      </w:r>
    </w:p>
    <w:p w:rsidR="00000000" w:rsidDel="00000000" w:rsidP="00000000" w:rsidRDefault="00000000" w:rsidRPr="00000000" w14:paraId="00000072">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primary phone number (</w:t>
      </w:r>
      <w:hyperlink w:anchor="bookmark=id.pzmlobulbymv">
        <w:r w:rsidDel="00000000" w:rsidR="00000000" w:rsidRPr="00000000">
          <w:rPr>
            <w:rFonts w:ascii="Arial" w:cs="Arial" w:eastAsia="Arial" w:hAnsi="Arial"/>
            <w:rtl w:val="0"/>
          </w:rPr>
          <w:t xml:space="preserve">Fig. 11</w:t>
        </w:r>
      </w:hyperlink>
      <w:r w:rsidDel="00000000" w:rsidR="00000000" w:rsidRPr="00000000">
        <w:rPr>
          <w:rFonts w:ascii="Arial" w:cs="Arial" w:eastAsia="Arial" w:hAnsi="Arial"/>
          <w:rtl w:val="0"/>
        </w:rPr>
        <w:t xml:space="preserve">) is required so a Facility Caregiver Support Program Staff member can contact the Veteran to discuss the application. Email is not a required field.</w:t>
        <w:br w:type="textWrapping"/>
      </w:r>
    </w:p>
    <w:p w:rsidR="00000000" w:rsidDel="00000000" w:rsidP="00000000" w:rsidRDefault="00000000" w:rsidRPr="00000000" w14:paraId="00000073">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07303" cy="6508589"/>
            <wp:effectExtent b="0" l="0" r="0" t="0"/>
            <wp:docPr id="348" name="image50.png"/>
            <a:graphic>
              <a:graphicData uri="http://schemas.openxmlformats.org/drawingml/2006/picture">
                <pic:pic>
                  <pic:nvPicPr>
                    <pic:cNvPr id="0" name="image50.png"/>
                    <pic:cNvPicPr preferRelativeResize="0"/>
                  </pic:nvPicPr>
                  <pic:blipFill>
                    <a:blip r:embed="rId24"/>
                    <a:srcRect b="1130" l="0" r="0" t="932"/>
                    <a:stretch>
                      <a:fillRect/>
                    </a:stretch>
                  </pic:blipFill>
                  <pic:spPr>
                    <a:xfrm>
                      <a:off x="0" y="0"/>
                      <a:ext cx="4607303" cy="6508589"/>
                    </a:xfrm>
                    <a:prstGeom prst="rect"/>
                    <a:ln/>
                  </pic:spPr>
                </pic:pic>
              </a:graphicData>
            </a:graphic>
          </wp:inline>
        </w:drawing>
      </w:r>
      <w:r w:rsidDel="00000000" w:rsidR="00000000" w:rsidRPr="00000000">
        <w:rPr>
          <w:rtl w:val="0"/>
        </w:rPr>
      </w:r>
    </w:p>
    <w:bookmarkStart w:colFirst="0" w:colLast="0" w:name="bookmark=id.pzmlobulbymv" w:id="18"/>
    <w:bookmarkEnd w:id="18"/>
    <w:p w:rsidR="00000000" w:rsidDel="00000000" w:rsidP="00000000" w:rsidRDefault="00000000" w:rsidRPr="00000000" w14:paraId="00000074">
      <w:pPr>
        <w:spacing w:after="0" w:line="246" w:lineRule="auto"/>
        <w:ind w:left="-5" w:right="103" w:hanging="10"/>
        <w:rPr>
          <w:rFonts w:ascii="Arial" w:cs="Arial" w:eastAsia="Arial" w:hAnsi="Arial"/>
          <w:i w:val="1"/>
        </w:rPr>
      </w:pPr>
      <w:r w:rsidDel="00000000" w:rsidR="00000000" w:rsidRPr="00000000">
        <w:rPr>
          <w:rFonts w:ascii="Arial" w:cs="Arial" w:eastAsia="Arial" w:hAnsi="Arial"/>
          <w:i w:val="1"/>
          <w:sz w:val="18"/>
          <w:szCs w:val="18"/>
          <w:rtl w:val="0"/>
        </w:rPr>
        <w:t xml:space="preserve">Fig. 11. Area for primary phone number.</w:t>
      </w:r>
      <w:r w:rsidDel="00000000" w:rsidR="00000000" w:rsidRPr="00000000">
        <w:br w:type="page"/>
      </w:r>
      <w:r w:rsidDel="00000000" w:rsidR="00000000" w:rsidRPr="00000000">
        <w:rPr>
          <w:rtl w:val="0"/>
        </w:rPr>
      </w:r>
    </w:p>
    <w:p w:rsidR="00000000" w:rsidDel="00000000" w:rsidP="00000000" w:rsidRDefault="00000000" w:rsidRPr="00000000" w14:paraId="00000075">
      <w:pPr>
        <w:spacing w:after="0" w:line="246" w:lineRule="auto"/>
        <w:ind w:left="-5" w:right="103" w:hanging="10"/>
        <w:rPr>
          <w:rFonts w:ascii="Arial" w:cs="Arial" w:eastAsia="Arial" w:hAnsi="Arial"/>
          <w:b w:val="1"/>
        </w:rPr>
      </w:pPr>
      <w:r w:rsidDel="00000000" w:rsidR="00000000" w:rsidRPr="00000000">
        <w:rPr>
          <w:rFonts w:ascii="Arial" w:cs="Arial" w:eastAsia="Arial" w:hAnsi="Arial"/>
          <w:rtl w:val="0"/>
        </w:rPr>
        <w:t xml:space="preserve">They can only move on to the next page if they enter all the required information.</w:t>
        <w:br w:type="textWrapping"/>
      </w:r>
      <w:r w:rsidDel="00000000" w:rsidR="00000000" w:rsidRPr="00000000">
        <w:rPr>
          <w:rtl w:val="0"/>
        </w:rPr>
      </w:r>
    </w:p>
    <w:sdt>
      <w:sdtPr>
        <w:tag w:val="goog_rdk_2"/>
      </w:sdtPr>
      <w:sdtContent>
        <w:p w:rsidR="00000000" w:rsidDel="00000000" w:rsidP="00000000" w:rsidRDefault="00000000" w:rsidRPr="00000000" w14:paraId="00000076">
          <w:pPr>
            <w:pStyle w:val="Heading3"/>
            <w:rPr>
              <w:ins w:author="Heather Justice" w:id="1" w:date="2024-11-06T20:37:18Z"/>
              <w:rFonts w:ascii="Arial" w:cs="Arial" w:eastAsia="Arial" w:hAnsi="Arial"/>
              <w:color w:val="000000"/>
            </w:rPr>
          </w:pPr>
          <w:r w:rsidDel="00000000" w:rsidR="00000000" w:rsidRPr="00000000">
            <w:rPr>
              <w:rFonts w:ascii="Arial" w:cs="Arial" w:eastAsia="Arial" w:hAnsi="Arial"/>
              <w:color w:val="000000"/>
              <w:rtl w:val="0"/>
            </w:rPr>
            <w:t xml:space="preserve">Veteran health care information</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color w:val="000000"/>
              <w:rtl w:val="0"/>
            </w:rPr>
            <w:t xml:space="preserve">The Veteran will be asked where they receive or plan to receive VA health care (</w:t>
          </w:r>
          <w:hyperlink w:anchor="bookmark=id.2xcytpi">
            <w:r w:rsidDel="00000000" w:rsidR="00000000" w:rsidRPr="00000000">
              <w:rPr>
                <w:rFonts w:ascii="Arial" w:cs="Arial" w:eastAsia="Arial" w:hAnsi="Arial"/>
                <w:color w:val="000000"/>
                <w:rtl w:val="0"/>
              </w:rPr>
              <w:t xml:space="preserve">Fig. 12</w:t>
            </w:r>
          </w:hyperlink>
          <w:r w:rsidDel="00000000" w:rsidR="00000000" w:rsidRPr="00000000">
            <w:rPr>
              <w:rFonts w:ascii="Arial" w:cs="Arial" w:eastAsia="Arial" w:hAnsi="Arial"/>
              <w:color w:val="000000"/>
              <w:rtl w:val="0"/>
            </w:rPr>
            <w:t xml:space="preserve">). This is so the application can be reviewed by a Facility Caregiver Support Program Staff member at that location</w:t>
          </w:r>
          <w:sdt>
            <w:sdtPr>
              <w:tag w:val="goog_rdk_0"/>
            </w:sdtPr>
            <w:sdtContent>
              <w:ins w:author="Heather Justice" w:id="0" w:date="2024-11-06T20:36:43Z">
                <w:r w:rsidDel="00000000" w:rsidR="00000000" w:rsidRPr="00000000">
                  <w:rPr>
                    <w:rFonts w:ascii="Arial" w:cs="Arial" w:eastAsia="Arial" w:hAnsi="Arial"/>
                    <w:color w:val="000000"/>
                    <w:rtl w:val="0"/>
                  </w:rPr>
                  <w:t xml:space="preserve"> or an associated facility with Caregiver Support staff</w:t>
                </w:r>
              </w:ins>
            </w:sdtContent>
          </w:sdt>
          <w:r w:rsidDel="00000000" w:rsidR="00000000" w:rsidRPr="00000000">
            <w:rPr>
              <w:rFonts w:ascii="Arial" w:cs="Arial" w:eastAsia="Arial" w:hAnsi="Arial"/>
              <w:color w:val="000000"/>
              <w:rtl w:val="0"/>
            </w:rPr>
            <w:t xml:space="preserve">. This information is required to complete the form.</w:t>
          </w:r>
          <w:sdt>
            <w:sdtPr>
              <w:tag w:val="goog_rdk_1"/>
            </w:sdtPr>
            <w:sdtContent>
              <w:ins w:author="Heather Justice" w:id="1" w:date="2024-11-06T20:37:18Z">
                <w:bookmarkStart w:colFirst="0" w:colLast="0" w:name="_heading=h.1y810tw" w:id="19"/>
                <w:bookmarkEnd w:id="19"/>
                <w:r w:rsidDel="00000000" w:rsidR="00000000" w:rsidRPr="00000000">
                  <w:rPr>
                    <w:rtl w:val="0"/>
                  </w:rPr>
                </w:r>
              </w:ins>
            </w:sdtContent>
          </w:sdt>
        </w:p>
      </w:sdtContent>
    </w:sdt>
    <w:sdt>
      <w:sdtPr>
        <w:tag w:val="goog_rdk_4"/>
      </w:sdtPr>
      <w:sdtContent>
        <w:p w:rsidR="00000000" w:rsidDel="00000000" w:rsidP="00000000" w:rsidRDefault="00000000" w:rsidRPr="00000000" w14:paraId="00000077">
          <w:pPr>
            <w:rPr>
              <w:ins w:author="Heather Justice" w:id="1" w:date="2024-11-06T20:37:18Z"/>
              <w:rFonts w:ascii="Arial" w:cs="Arial" w:eastAsia="Arial" w:hAnsi="Arial"/>
              <w:color w:val="000000"/>
            </w:rPr>
          </w:pPr>
          <w:sdt>
            <w:sdtPr>
              <w:tag w:val="goog_rdk_3"/>
            </w:sdtPr>
            <w:sdtContent>
              <w:ins w:author="Heather Justice" w:id="1" w:date="2024-11-06T20:37:18Z">
                <w:r w:rsidDel="00000000" w:rsidR="00000000" w:rsidRPr="00000000">
                  <w:rPr>
                    <w:rtl w:val="0"/>
                  </w:rPr>
                </w:r>
              </w:ins>
            </w:sdtContent>
          </w:sdt>
        </w:p>
      </w:sdtContent>
    </w:sdt>
    <w:sdt>
      <w:sdtPr>
        <w:tag w:val="goog_rdk_7"/>
      </w:sdtPr>
      <w:sdtContent>
        <w:p w:rsidR="00000000" w:rsidDel="00000000" w:rsidP="00000000" w:rsidRDefault="00000000" w:rsidRPr="00000000" w14:paraId="00000078">
          <w:pPr>
            <w:pStyle w:val="Heading3"/>
            <w:keepNext w:val="1"/>
            <w:keepLines w:val="1"/>
            <w:pageBreakBefore w:val="0"/>
            <w:widowControl w:val="1"/>
            <w:spacing w:after="0" w:before="40" w:line="259" w:lineRule="auto"/>
            <w:ind w:left="0" w:right="0" w:firstLine="0"/>
            <w:jc w:val="left"/>
            <w:rPr>
              <w:shd w:fill="auto" w:val="clear"/>
              <w:rPrChange w:author="Heather Justice" w:id="2" w:date="2024-11-06T20:37:18Z">
                <w:rPr>
                  <w:rFonts w:ascii="Arial" w:cs="Arial" w:eastAsia="Arial" w:hAnsi="Arial"/>
                  <w:color w:val="000000"/>
                </w:rPr>
              </w:rPrChange>
            </w:rPr>
            <w:pPrChange w:author="Heather Justice" w:id="0" w:date="2024-11-06T20:37:18Z">
              <w:pPr>
                <w:pStyle w:val="Heading3"/>
              </w:pPr>
            </w:pPrChange>
          </w:pPr>
          <w:sdt>
            <w:sdtPr>
              <w:tag w:val="goog_rdk_5"/>
            </w:sdtPr>
            <w:sdtContent>
              <w:ins w:author="Heather Justice" w:id="1" w:date="2024-11-06T20:37:18Z">
                <w:r w:rsidDel="00000000" w:rsidR="00000000" w:rsidRPr="00000000">
                  <w:rPr>
                    <w:rFonts w:ascii="Arial" w:cs="Arial" w:eastAsia="Arial" w:hAnsi="Arial"/>
                    <w:color w:val="000000"/>
                    <w:rtl w:val="0"/>
                  </w:rPr>
                  <w:t xml:space="preserve">The Veteran can enter their city, state and/or postal code and click on the search button for a list of facili</w:t>
                </w:r>
              </w:ins>
            </w:sdtContent>
          </w:sdt>
          <w:r w:rsidDel="00000000" w:rsidR="00000000" w:rsidRPr="00000000">
            <w:rPr>
              <w:rFonts w:ascii="Arial" w:cs="Arial" w:eastAsia="Arial" w:hAnsi="Arial"/>
              <w:color w:val="000000"/>
              <w:rtl w:val="0"/>
            </w:rPr>
            <w:t xml:space="preserve">ties.</w:t>
          </w:r>
          <w:sdt>
            <w:sdtPr>
              <w:tag w:val="goog_rdk_6"/>
            </w:sdtPr>
            <w:sdtContent>
              <w:r w:rsidDel="00000000" w:rsidR="00000000" w:rsidRPr="00000000">
                <w:rPr>
                  <w:rtl w:val="0"/>
                </w:rPr>
              </w:r>
            </w:sdtContent>
          </w:sdt>
        </w:p>
      </w:sdtContent>
    </w:sdt>
    <w:p w:rsidR="00000000" w:rsidDel="00000000" w:rsidP="00000000" w:rsidRDefault="00000000" w:rsidRPr="00000000" w14:paraId="00000079">
      <w:pPr>
        <w:rPr>
          <w:rFonts w:ascii="Arial" w:cs="Arial" w:eastAsia="Arial" w:hAnsi="Arial"/>
        </w:rPr>
      </w:pPr>
      <w:r w:rsidDel="00000000" w:rsidR="00000000" w:rsidRPr="00000000">
        <w:rPr>
          <w:rtl w:val="0"/>
        </w:rPr>
      </w:r>
    </w:p>
    <w:sdt>
      <w:sdtPr>
        <w:tag w:val="goog_rdk_12"/>
      </w:sdtPr>
      <w:sdtContent>
        <w:p w:rsidR="00000000" w:rsidDel="00000000" w:rsidP="00000000" w:rsidRDefault="00000000" w:rsidRPr="00000000" w14:paraId="0000007A">
          <w:pPr>
            <w:rPr>
              <w:ins w:author="Heather Justice" w:id="3" w:date="2024-11-06T20:27:14Z"/>
              <w:rFonts w:ascii="Arial" w:cs="Arial" w:eastAsia="Arial" w:hAnsi="Arial"/>
            </w:rPr>
          </w:pPr>
          <w:sdt>
            <w:sdtPr>
              <w:tag w:val="goog_rdk_9"/>
            </w:sdtPr>
            <w:sdtContent>
              <w:del w:author="Heather Justice" w:id="3" w:date="2024-11-06T20:27:14Z">
                <w:r w:rsidDel="00000000" w:rsidR="00000000" w:rsidRPr="00000000">
                  <w:rPr>
                    <w:rFonts w:ascii="Arial" w:cs="Arial" w:eastAsia="Arial" w:hAnsi="Arial"/>
                  </w:rPr>
                  <w:drawing>
                    <wp:inline distB="114300" distT="114300" distL="114300" distR="114300">
                      <wp:extent cx="4629150" cy="4419600"/>
                      <wp:effectExtent b="0" l="0" r="0" t="0"/>
                      <wp:docPr id="34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629150" cy="4419600"/>
                              </a:xfrm>
                              <a:prstGeom prst="rect"/>
                              <a:ln/>
                            </pic:spPr>
                          </pic:pic>
                        </a:graphicData>
                      </a:graphic>
                    </wp:inline>
                  </w:drawing>
                </w:r>
              </w:del>
            </w:sdtContent>
          </w:sdt>
          <w:sdt>
            <w:sdtPr>
              <w:tag w:val="goog_rdk_10"/>
            </w:sdtPr>
            <w:sdtContent>
              <w:ins w:author="Heather Justice" w:id="3" w:date="2024-11-06T20:27:14Z"/>
              <w:sdt>
                <w:sdtPr>
                  <w:tag w:val="goog_rdk_11"/>
                </w:sdtPr>
                <w:sdtContent>
                  <w:commentRangeStart w:id="0"/>
                </w:sdtContent>
              </w:sdt>
              <w:ins w:author="Heather Justice" w:id="3" w:date="2024-11-06T20:27:14Z">
                <w:r w:rsidDel="00000000" w:rsidR="00000000" w:rsidRPr="00000000">
                  <w:rPr>
                    <w:rtl w:val="0"/>
                  </w:rPr>
                </w:r>
              </w:ins>
            </w:sdtContent>
          </w:sdt>
        </w:p>
      </w:sdtContent>
    </w:sdt>
    <w:sdt>
      <w:sdtPr>
        <w:tag w:val="goog_rdk_14"/>
      </w:sdtPr>
      <w:sdtContent>
        <w:p w:rsidR="00000000" w:rsidDel="00000000" w:rsidP="00000000" w:rsidRDefault="00000000" w:rsidRPr="00000000" w14:paraId="0000007B">
          <w:pPr>
            <w:rPr>
              <w:ins w:author="Heather Justice" w:id="4" w:date="2024-11-06T20:27:17Z"/>
              <w:rFonts w:ascii="Arial" w:cs="Arial" w:eastAsia="Arial" w:hAnsi="Arial"/>
            </w:rPr>
          </w:pPr>
          <w:r w:rsidDel="00000000" w:rsidR="00000000" w:rsidRPr="00000000">
            <w:rPr>
              <w:rFonts w:ascii="Arial" w:cs="Arial" w:eastAsia="Arial" w:hAnsi="Arial"/>
            </w:rPr>
            <w:drawing>
              <wp:inline distB="114300" distT="114300" distL="114300" distR="114300">
                <wp:extent cx="4210050" cy="4743450"/>
                <wp:effectExtent b="0" l="0" r="0" t="0"/>
                <wp:docPr id="29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210050" cy="4743450"/>
                        </a:xfrm>
                        <a:prstGeom prst="rect"/>
                        <a:ln/>
                      </pic:spPr>
                    </pic:pic>
                  </a:graphicData>
                </a:graphic>
              </wp:inline>
            </w:drawing>
          </w:r>
          <w:sdt>
            <w:sdtPr>
              <w:tag w:val="goog_rdk_13"/>
            </w:sdtPr>
            <w:sdtContent>
              <w:ins w:author="Heather Justice" w:id="4" w:date="2024-11-06T20:27:17Z">
                <w:r w:rsidDel="00000000" w:rsidR="00000000" w:rsidRPr="00000000">
                  <w:rPr>
                    <w:rtl w:val="0"/>
                  </w:rPr>
                </w:r>
              </w:ins>
            </w:sdtContent>
          </w:sdt>
        </w:p>
      </w:sdtContent>
    </w:sdt>
    <w:p w:rsidR="00000000" w:rsidDel="00000000" w:rsidP="00000000" w:rsidRDefault="00000000" w:rsidRPr="00000000" w14:paraId="0000007C">
      <w:pPr>
        <w:rPr>
          <w:rFonts w:ascii="Arial" w:cs="Arial" w:eastAsia="Arial" w:hAnsi="Arial"/>
        </w:rPr>
      </w:pPr>
      <w:commentRangeEnd w:id="0"/>
      <w:r w:rsidDel="00000000" w:rsidR="00000000" w:rsidRPr="00000000">
        <w:commentReference w:id="0"/>
      </w:r>
      <w:bookmarkStart w:colFirst="0" w:colLast="0" w:name="bookmark=id.2xcytpi" w:id="20"/>
      <w:bookmarkEnd w:id="20"/>
      <w:r w:rsidDel="00000000" w:rsidR="00000000" w:rsidRPr="00000000">
        <w:rPr>
          <w:rFonts w:ascii="Arial" w:cs="Arial" w:eastAsia="Arial" w:hAnsi="Arial"/>
          <w:i w:val="1"/>
          <w:sz w:val="18"/>
          <w:szCs w:val="18"/>
          <w:rtl w:val="0"/>
        </w:rPr>
        <w:t xml:space="preserve">Fig. 12. Where the Veteran plans to receive care.</w:t>
      </w:r>
      <w:r w:rsidDel="00000000" w:rsidR="00000000" w:rsidRPr="00000000">
        <w:rPr>
          <w:rtl w:val="0"/>
        </w:rPr>
      </w:r>
    </w:p>
    <w:sdt>
      <w:sdtPr>
        <w:tag w:val="goog_rdk_17"/>
      </w:sdtPr>
      <w:sdtContent>
        <w:p w:rsidR="00000000" w:rsidDel="00000000" w:rsidP="00000000" w:rsidRDefault="00000000" w:rsidRPr="00000000" w14:paraId="0000007D">
          <w:pPr>
            <w:rPr>
              <w:ins w:author="Heather Justice" w:id="5" w:date="2024-11-06T20:34:53Z"/>
              <w:rFonts w:ascii="Arial" w:cs="Arial" w:eastAsia="Arial" w:hAnsi="Arial"/>
            </w:rPr>
          </w:pPr>
          <w:sdt>
            <w:sdtPr>
              <w:tag w:val="goog_rdk_16"/>
            </w:sdtPr>
            <w:sdtContent>
              <w:ins w:author="Heather Justice" w:id="5" w:date="2024-11-06T20:34:53Z">
                <w:r w:rsidDel="00000000" w:rsidR="00000000" w:rsidRPr="00000000">
                  <w:rPr>
                    <w:rtl w:val="0"/>
                  </w:rPr>
                </w:r>
              </w:ins>
            </w:sdtContent>
          </w:sdt>
        </w:p>
      </w:sdtContent>
    </w:sdt>
    <w:sdt>
      <w:sdtPr>
        <w:tag w:val="goog_rdk_20"/>
      </w:sdtPr>
      <w:sdtContent>
        <w:p w:rsidR="00000000" w:rsidDel="00000000" w:rsidP="00000000" w:rsidRDefault="00000000" w:rsidRPr="00000000" w14:paraId="0000007E">
          <w:pPr>
            <w:pStyle w:val="Heading3"/>
            <w:rPr>
              <w:ins w:author="Heather Justice" w:id="5" w:date="2024-11-06T20:34:53Z"/>
              <w:rFonts w:ascii="Arial" w:cs="Arial" w:eastAsia="Arial" w:hAnsi="Arial"/>
            </w:rPr>
          </w:pPr>
          <w:sdt>
            <w:sdtPr>
              <w:tag w:val="goog_rdk_18"/>
            </w:sdtPr>
            <w:sdtContent>
              <w:ins w:author="Heather Justice" w:id="5" w:date="2024-11-06T20:34:53Z"/>
              <w:sdt>
                <w:sdtPr>
                  <w:tag w:val="goog_rdk_19"/>
                </w:sdtPr>
                <w:sdtContent>
                  <w:commentRangeStart w:id="1"/>
                </w:sdtContent>
              </w:sdt>
              <w:ins w:author="Heather Justice" w:id="5" w:date="2024-11-06T20:34:53Z">
                <w:bookmarkStart w:colFirst="0" w:colLast="0" w:name="_heading=h.5srmlsc319rv" w:id="21"/>
                <w:bookmarkEnd w:id="21"/>
                <w:r w:rsidDel="00000000" w:rsidR="00000000" w:rsidRPr="00000000">
                  <w:rPr>
                    <w:rFonts w:ascii="Arial" w:cs="Arial" w:eastAsia="Arial" w:hAnsi="Arial"/>
                    <w:rtl w:val="0"/>
                  </w:rPr>
                  <w:t xml:space="preserve">The results from the search criteria entered will appear on the screen (Fig. 12.1).  The facilities are displayed in a nearest to furthest order from the search input location.  Once the Veteran makes a selection, the card on the screen will darken to a shaded blue color as well as the radio button will indicate as selected, while the unselected options will remain as white cards.</w:t>
                </w:r>
                <w:commentRangeEnd w:id="1"/>
                <w:r w:rsidDel="00000000" w:rsidR="00000000" w:rsidRPr="00000000">
                  <w:commentReference w:id="1"/>
                </w:r>
                <w:r w:rsidDel="00000000" w:rsidR="00000000" w:rsidRPr="00000000">
                  <w:rPr>
                    <w:rtl w:val="0"/>
                  </w:rPr>
                </w:r>
              </w:ins>
            </w:sdtContent>
          </w:sdt>
        </w:p>
      </w:sdtContent>
    </w:sdt>
    <w:sdt>
      <w:sdtPr>
        <w:tag w:val="goog_rdk_22"/>
      </w:sdtPr>
      <w:sdtContent>
        <w:p w:rsidR="00000000" w:rsidDel="00000000" w:rsidP="00000000" w:rsidRDefault="00000000" w:rsidRPr="00000000" w14:paraId="0000007F">
          <w:pPr>
            <w:pStyle w:val="Heading3"/>
            <w:rPr>
              <w:ins w:author="Heather Justice" w:id="5" w:date="2024-11-06T20:34:53Z"/>
              <w:rFonts w:ascii="Arial" w:cs="Arial" w:eastAsia="Arial" w:hAnsi="Arial"/>
            </w:rPr>
          </w:pPr>
          <w:sdt>
            <w:sdtPr>
              <w:tag w:val="goog_rdk_21"/>
            </w:sdtPr>
            <w:sdtContent>
              <w:ins w:author="Heather Justice" w:id="5" w:date="2024-11-06T20:34:53Z">
                <w:bookmarkStart w:colFirst="0" w:colLast="0" w:name="_heading=h.jmadp47su0jm" w:id="22"/>
                <w:bookmarkEnd w:id="22"/>
                <w:r w:rsidDel="00000000" w:rsidR="00000000" w:rsidRPr="00000000">
                  <w:rPr>
                    <w:rtl w:val="0"/>
                  </w:rPr>
                </w:r>
              </w:ins>
            </w:sdtContent>
          </w:sdt>
        </w:p>
      </w:sdtContent>
    </w:sdt>
    <w:sdt>
      <w:sdtPr>
        <w:tag w:val="goog_rdk_25"/>
      </w:sdtPr>
      <w:sdtContent>
        <w:p w:rsidR="00000000" w:rsidDel="00000000" w:rsidP="00000000" w:rsidRDefault="00000000" w:rsidRPr="00000000" w14:paraId="00000080">
          <w:pPr>
            <w:pStyle w:val="Heading3"/>
            <w:rPr>
              <w:ins w:author="Heather Justice" w:id="5" w:date="2024-11-06T20:34:53Z"/>
            </w:rPr>
          </w:pPr>
          <w:sdt>
            <w:sdtPr>
              <w:tag w:val="goog_rdk_23"/>
            </w:sdtPr>
            <w:sdtContent>
              <w:ins w:author="Heather Justice" w:id="5" w:date="2024-11-06T20:34:53Z"/>
              <w:sdt>
                <w:sdtPr>
                  <w:tag w:val="goog_rdk_24"/>
                </w:sdtPr>
                <w:sdtContent>
                  <w:commentRangeStart w:id="2"/>
                </w:sdtContent>
              </w:sdt>
              <w:ins w:author="Heather Justice" w:id="5" w:date="2024-11-06T20:34:53Z">
                <w:bookmarkStart w:colFirst="0" w:colLast="0" w:name="_heading=h.wweu54xjh9q9" w:id="23"/>
                <w:bookmarkEnd w:id="23"/>
                <w:r w:rsidDel="00000000" w:rsidR="00000000" w:rsidRPr="00000000">
                  <w:rPr>
                    <w:rFonts w:ascii="Arial" w:cs="Arial" w:eastAsia="Arial" w:hAnsi="Arial"/>
                    <w:b w:val="1"/>
                  </w:rPr>
                  <w:drawing>
                    <wp:inline distB="114300" distT="114300" distL="114300" distR="114300">
                      <wp:extent cx="3332976" cy="7586663"/>
                      <wp:effectExtent b="0" l="0" r="0" t="0"/>
                      <wp:docPr id="32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332976" cy="7586663"/>
                              </a:xfrm>
                              <a:prstGeom prst="rect"/>
                              <a:ln/>
                            </pic:spPr>
                          </pic:pic>
                        </a:graphicData>
                      </a:graphic>
                    </wp:inline>
                  </w:drawing>
                </w:r>
                <w:commentRangeEnd w:id="2"/>
                <w:r w:rsidDel="00000000" w:rsidR="00000000" w:rsidRPr="00000000">
                  <w:commentReference w:id="2"/>
                </w:r>
                <w:r w:rsidDel="00000000" w:rsidR="00000000" w:rsidRPr="00000000">
                  <w:rPr>
                    <w:rtl w:val="0"/>
                  </w:rPr>
                </w:r>
              </w:ins>
            </w:sdtContent>
          </w:sdt>
        </w:p>
      </w:sdtContent>
    </w:sdt>
    <w:bookmarkStart w:colFirst="0" w:colLast="0" w:name="bookmark=kix.spf4x4h64m9" w:id="24"/>
    <w:bookmarkEnd w:id="24"/>
    <w:sdt>
      <w:sdtPr>
        <w:tag w:val="goog_rdk_27"/>
      </w:sdtPr>
      <w:sdtContent>
        <w:p w:rsidR="00000000" w:rsidDel="00000000" w:rsidP="00000000" w:rsidRDefault="00000000" w:rsidRPr="00000000" w14:paraId="00000081">
          <w:pPr>
            <w:rPr>
              <w:ins w:author="Heather Justice" w:id="5" w:date="2024-11-06T20:34:53Z"/>
              <w:rFonts w:ascii="Arial" w:cs="Arial" w:eastAsia="Arial" w:hAnsi="Arial"/>
            </w:rPr>
          </w:pPr>
          <w:sdt>
            <w:sdtPr>
              <w:tag w:val="goog_rdk_26"/>
            </w:sdtPr>
            <w:sdtContent>
              <w:ins w:author="Heather Justice" w:id="5" w:date="2024-11-06T20:34:53Z">
                <w:r w:rsidDel="00000000" w:rsidR="00000000" w:rsidRPr="00000000">
                  <w:rPr>
                    <w:rFonts w:ascii="Arial" w:cs="Arial" w:eastAsia="Arial" w:hAnsi="Arial"/>
                    <w:i w:val="1"/>
                    <w:sz w:val="18"/>
                    <w:szCs w:val="18"/>
                    <w:rtl w:val="0"/>
                  </w:rPr>
                  <w:t xml:space="preserve">Fig. 12.1. Facility search results and selection</w:t>
                </w:r>
                <w:r w:rsidDel="00000000" w:rsidR="00000000" w:rsidRPr="00000000">
                  <w:rPr>
                    <w:rtl w:val="0"/>
                  </w:rPr>
                </w:r>
              </w:ins>
            </w:sdtContent>
          </w:sdt>
        </w:p>
      </w:sdtContent>
    </w:sdt>
    <w:sdt>
      <w:sdtPr>
        <w:tag w:val="goog_rdk_30"/>
      </w:sdtPr>
      <w:sdtContent>
        <w:p w:rsidR="00000000" w:rsidDel="00000000" w:rsidP="00000000" w:rsidRDefault="00000000" w:rsidRPr="00000000" w14:paraId="00000082">
          <w:pPr>
            <w:pStyle w:val="Heading3"/>
            <w:rPr>
              <w:ins w:author="Heather Justice" w:id="5" w:date="2024-11-06T20:34:53Z"/>
              <w:rFonts w:ascii="Arial" w:cs="Arial" w:eastAsia="Arial" w:hAnsi="Arial"/>
            </w:rPr>
          </w:pPr>
          <w:sdt>
            <w:sdtPr>
              <w:tag w:val="goog_rdk_28"/>
            </w:sdtPr>
            <w:sdtContent>
              <w:ins w:author="Heather Justice" w:id="5" w:date="2024-11-06T20:34:53Z"/>
              <w:sdt>
                <w:sdtPr>
                  <w:tag w:val="goog_rdk_29"/>
                </w:sdtPr>
                <w:sdtContent>
                  <w:commentRangeStart w:id="3"/>
                </w:sdtContent>
              </w:sdt>
              <w:ins w:author="Heather Justice" w:id="5" w:date="2024-11-06T20:34:53Z">
                <w:bookmarkStart w:colFirst="0" w:colLast="0" w:name="_heading=h.a369kq2euqsp" w:id="25"/>
                <w:bookmarkEnd w:id="25"/>
                <w:r w:rsidDel="00000000" w:rsidR="00000000" w:rsidRPr="00000000">
                  <w:rPr>
                    <w:rFonts w:ascii="Arial" w:cs="Arial" w:eastAsia="Arial" w:hAnsi="Arial"/>
                    <w:rtl w:val="0"/>
                  </w:rPr>
                  <w:t xml:space="preserve">Once the Veteran clicks Continue, they will either continue to the Primary Caregiver questions, or they may see a new screen to confirm their selected facility (Fig. 13).  This page appears if the facility selected does not have Caregiver Support staff and services.  The page explains that while the Veteran will receive care at the selected facility, the Caregiver support staff and services are at an associated facility and will be assigned through that facility for the program.</w:t>
                </w:r>
                <w:commentRangeEnd w:id="3"/>
                <w:r w:rsidDel="00000000" w:rsidR="00000000" w:rsidRPr="00000000">
                  <w:commentReference w:id="3"/>
                </w:r>
                <w:r w:rsidDel="00000000" w:rsidR="00000000" w:rsidRPr="00000000">
                  <w:rPr>
                    <w:rtl w:val="0"/>
                  </w:rPr>
                </w:r>
              </w:ins>
            </w:sdtContent>
          </w:sdt>
        </w:p>
      </w:sdtContent>
    </w:sdt>
    <w:sdt>
      <w:sdtPr>
        <w:tag w:val="goog_rdk_32"/>
      </w:sdtPr>
      <w:sdtContent>
        <w:p w:rsidR="00000000" w:rsidDel="00000000" w:rsidP="00000000" w:rsidRDefault="00000000" w:rsidRPr="00000000" w14:paraId="00000083">
          <w:pPr>
            <w:rPr>
              <w:ins w:author="Heather Justice" w:id="5" w:date="2024-11-06T20:34:53Z"/>
              <w:rFonts w:ascii="Arial" w:cs="Arial" w:eastAsia="Arial" w:hAnsi="Arial"/>
            </w:rPr>
          </w:pPr>
          <w:sdt>
            <w:sdtPr>
              <w:tag w:val="goog_rdk_31"/>
            </w:sdtPr>
            <w:sdtContent>
              <w:ins w:author="Heather Justice" w:id="5" w:date="2024-11-06T20:34:53Z">
                <w:r w:rsidDel="00000000" w:rsidR="00000000" w:rsidRPr="00000000">
                  <w:rPr>
                    <w:rtl w:val="0"/>
                  </w:rPr>
                </w:r>
              </w:ins>
            </w:sdtContent>
          </w:sdt>
        </w:p>
      </w:sdtContent>
    </w:sdt>
    <w:sdt>
      <w:sdtPr>
        <w:tag w:val="goog_rdk_35"/>
      </w:sdtPr>
      <w:sdtContent>
        <w:p w:rsidR="00000000" w:rsidDel="00000000" w:rsidP="00000000" w:rsidRDefault="00000000" w:rsidRPr="00000000" w14:paraId="00000084">
          <w:pPr>
            <w:rPr>
              <w:ins w:author="Heather Justice" w:id="5" w:date="2024-11-06T20:34:53Z"/>
              <w:rFonts w:ascii="Arial" w:cs="Arial" w:eastAsia="Arial" w:hAnsi="Arial"/>
              <w:b w:val="1"/>
              <w:rPrChange w:author="Heather Justice" w:id="6" w:date="2024-11-06T20:34:53Z">
                <w:rPr>
                  <w:rFonts w:ascii="Arial" w:cs="Arial" w:eastAsia="Arial" w:hAnsi="Arial"/>
                </w:rPr>
              </w:rPrChange>
            </w:rPr>
          </w:pPr>
          <w:sdt>
            <w:sdtPr>
              <w:tag w:val="goog_rdk_33"/>
            </w:sdtPr>
            <w:sdtContent>
              <w:ins w:author="Heather Justice" w:id="5" w:date="2024-11-06T20:34:53Z">
                <w:r w:rsidDel="00000000" w:rsidR="00000000" w:rsidRPr="00000000">
                  <w:rPr>
                    <w:rFonts w:ascii="Arial" w:cs="Arial" w:eastAsia="Arial" w:hAnsi="Arial"/>
                    <w:b w:val="1"/>
                    <w:rPrChange w:author="Heather Justice" w:id="6" w:date="2024-11-06T20:34:53Z">
                      <w:rPr>
                        <w:rFonts w:ascii="Arial" w:cs="Arial" w:eastAsia="Arial" w:hAnsi="Arial"/>
                      </w:rPr>
                    </w:rPrChange>
                  </w:rPr>
                  <w:drawing>
                    <wp:inline distB="114300" distT="114300" distL="114300" distR="114300">
                      <wp:extent cx="4133850" cy="5143500"/>
                      <wp:effectExtent b="0" l="0" r="0" t="0"/>
                      <wp:docPr id="30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133850" cy="5143500"/>
                              </a:xfrm>
                              <a:prstGeom prst="rect"/>
                              <a:ln/>
                            </pic:spPr>
                          </pic:pic>
                        </a:graphicData>
                      </a:graphic>
                    </wp:inline>
                  </w:drawing>
                </w:r>
              </w:ins>
              <w:sdt>
                <w:sdtPr>
                  <w:tag w:val="goog_rdk_34"/>
                </w:sdtPr>
                <w:sdtContent>
                  <w:ins w:author="Heather Justice" w:id="5" w:date="2024-11-06T20:34:53Z">
                    <w:r w:rsidDel="00000000" w:rsidR="00000000" w:rsidRPr="00000000">
                      <w:rPr>
                        <w:rtl w:val="0"/>
                      </w:rPr>
                    </w:r>
                  </w:ins>
                </w:sdtContent>
              </w:sdt>
              <w:ins w:author="Heather Justice" w:id="5" w:date="2024-11-06T20:34:53Z"/>
            </w:sdtContent>
          </w:sdt>
        </w:p>
      </w:sdtContent>
    </w:sdt>
    <w:bookmarkStart w:colFirst="0" w:colLast="0" w:name="bookmark=id.8h3b8pc55ewm" w:id="26"/>
    <w:bookmarkEnd w:id="26"/>
    <w:sdt>
      <w:sdtPr>
        <w:tag w:val="goog_rdk_39"/>
      </w:sdtPr>
      <w:sdtContent>
        <w:p w:rsidR="00000000" w:rsidDel="00000000" w:rsidP="00000000" w:rsidRDefault="00000000" w:rsidRPr="00000000" w14:paraId="00000085">
          <w:pPr>
            <w:rPr>
              <w:rFonts w:ascii="Arial" w:cs="Arial" w:eastAsia="Arial" w:hAnsi="Arial"/>
              <w:b w:val="1"/>
              <w:rPrChange w:author="Heather Justice" w:id="6" w:date="2024-11-06T20:34:53Z">
                <w:rPr>
                  <w:rFonts w:ascii="Arial" w:cs="Arial" w:eastAsia="Arial" w:hAnsi="Arial"/>
                  <w:b w:val="1"/>
                </w:rPr>
              </w:rPrChange>
            </w:rPr>
          </w:pPr>
          <w:sdt>
            <w:sdtPr>
              <w:tag w:val="goog_rdk_36"/>
            </w:sdtPr>
            <w:sdtContent>
              <w:ins w:author="Heather Justice" w:id="5" w:date="2024-11-06T20:34:53Z"/>
              <w:sdt>
                <w:sdtPr>
                  <w:tag w:val="goog_rdk_37"/>
                </w:sdtPr>
                <w:sdtContent>
                  <w:ins w:author="Heather Justice" w:id="5" w:date="2024-11-06T20:34:53Z">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t xml:space="preserve">Fig. 13. Explanation of association between Veteran selected facility and Caregiver support facility</w:t>
                    </w:r>
                  </w:ins>
                </w:sdtContent>
              </w:sdt>
              <w:ins w:author="Heather Justice" w:id="5" w:date="2024-11-06T20:34:53Z"/>
            </w:sdtContent>
          </w:sdt>
          <w:sdt>
            <w:sdtPr>
              <w:tag w:val="goog_rdk_38"/>
            </w:sdtPr>
            <w:sdtContent>
              <w:r w:rsidDel="00000000" w:rsidR="00000000" w:rsidRPr="00000000">
                <w:rPr>
                  <w:rtl w:val="0"/>
                </w:rPr>
              </w:r>
            </w:sdtContent>
          </w:sdt>
        </w:p>
      </w:sdtContent>
    </w:sdt>
    <w:sdt>
      <w:sdtPr>
        <w:tag w:val="goog_rdk_41"/>
      </w:sdtPr>
      <w:sdtContent>
        <w:p w:rsidR="00000000" w:rsidDel="00000000" w:rsidP="00000000" w:rsidRDefault="00000000" w:rsidRPr="00000000" w14:paraId="00000086">
          <w:pPr>
            <w:pStyle w:val="Heading3"/>
            <w:rPr>
              <w:rFonts w:ascii="Arial" w:cs="Arial" w:eastAsia="Arial" w:hAnsi="Arial"/>
              <w:b w:val="1"/>
              <w:rPrChange w:author="Heather Justice" w:id="6" w:date="2024-11-06T20:34:53Z">
                <w:rPr>
                  <w:rFonts w:ascii="Arial" w:cs="Arial" w:eastAsia="Arial" w:hAnsi="Arial"/>
                  <w:b w:val="1"/>
                </w:rPr>
              </w:rPrChange>
            </w:rPr>
          </w:pPr>
          <w:bookmarkStart w:colFirst="0" w:colLast="0" w:name="_heading=h.kdc3ck51ilwc" w:id="27"/>
          <w:bookmarkEnd w:id="27"/>
          <w:r w:rsidDel="00000000" w:rsidR="00000000" w:rsidRPr="00000000">
            <w:br w:type="page"/>
          </w:r>
          <w:sdt>
            <w:sdtPr>
              <w:tag w:val="goog_rdk_40"/>
            </w:sdtPr>
            <w:sdtContent>
              <w:r w:rsidDel="00000000" w:rsidR="00000000" w:rsidRPr="00000000">
                <w:rPr>
                  <w:rtl w:val="0"/>
                </w:rPr>
              </w:r>
            </w:sdtContent>
          </w:sdt>
        </w:p>
      </w:sdtContent>
    </w:sdt>
    <w:sdt>
      <w:sdtPr>
        <w:tag w:val="goog_rdk_43"/>
      </w:sdtPr>
      <w:sdtContent>
        <w:p w:rsidR="00000000" w:rsidDel="00000000" w:rsidP="00000000" w:rsidRDefault="00000000" w:rsidRPr="00000000" w14:paraId="00000087">
          <w:pPr>
            <w:pStyle w:val="Heading3"/>
            <w:rPr>
              <w:rFonts w:ascii="Arial" w:cs="Arial" w:eastAsia="Arial" w:hAnsi="Arial"/>
              <w:b w:val="1"/>
              <w:rPrChange w:author="Heather Justice" w:id="6" w:date="2024-11-06T20:34:53Z">
                <w:rPr>
                  <w:rFonts w:ascii="Arial" w:cs="Arial" w:eastAsia="Arial" w:hAnsi="Arial"/>
                  <w:b w:val="1"/>
                  <w:color w:val="000000"/>
                </w:rPr>
              </w:rPrChange>
            </w:rPr>
          </w:pPr>
          <w:bookmarkStart w:colFirst="0" w:colLast="0" w:name="_heading=h.1ci93xb" w:id="28"/>
          <w:bookmarkEnd w:id="28"/>
          <w:sdt>
            <w:sdtPr>
              <w:tag w:val="goog_rdk_42"/>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color w:val="000000"/>
                    </w:rPr>
                  </w:rPrChange>
                </w:rPr>
                <w:t xml:space="preserve">Primary family caregiver Selection</w:t>
              </w:r>
            </w:sdtContent>
          </w:sdt>
        </w:p>
      </w:sdtContent>
    </w:sdt>
    <w:sdt>
      <w:sdtPr>
        <w:tag w:val="goog_rdk_45"/>
      </w:sdtPr>
      <w:sdtContent>
        <w:p w:rsidR="00000000" w:rsidDel="00000000" w:rsidP="00000000" w:rsidRDefault="00000000" w:rsidRPr="00000000" w14:paraId="00000088">
          <w:pPr>
            <w:rPr>
              <w:rFonts w:ascii="Arial" w:cs="Arial" w:eastAsia="Arial" w:hAnsi="Arial"/>
              <w:b w:val="1"/>
              <w:rPrChange w:author="Heather Justice" w:id="6" w:date="2024-11-06T20:34:53Z">
                <w:rPr>
                  <w:rFonts w:ascii="Arial" w:cs="Arial" w:eastAsia="Arial" w:hAnsi="Arial"/>
                </w:rPr>
              </w:rPrChange>
            </w:rPr>
          </w:pPr>
          <w:sdt>
            <w:sdtPr>
              <w:tag w:val="goog_rdk_44"/>
            </w:sdtPr>
            <w:sdtContent>
              <w:r w:rsidDel="00000000" w:rsidR="00000000" w:rsidRPr="00000000">
                <w:rPr>
                  <w:rtl w:val="0"/>
                </w:rPr>
              </w:r>
            </w:sdtContent>
          </w:sdt>
        </w:p>
      </w:sdtContent>
    </w:sdt>
    <w:sdt>
      <w:sdtPr>
        <w:tag w:val="goog_rdk_49"/>
      </w:sdtPr>
      <w:sdtContent>
        <w:p w:rsidR="00000000" w:rsidDel="00000000" w:rsidP="00000000" w:rsidRDefault="00000000" w:rsidRPr="00000000" w14:paraId="00000089">
          <w:pPr>
            <w:rPr>
              <w:rFonts w:ascii="Arial" w:cs="Arial" w:eastAsia="Arial" w:hAnsi="Arial"/>
              <w:rPrChange w:author="Heather Justice" w:id="6" w:date="2024-11-06T20:34:53Z">
                <w:rPr>
                  <w:rFonts w:ascii="Arial" w:cs="Arial" w:eastAsia="Arial" w:hAnsi="Arial"/>
                </w:rPr>
              </w:rPrChange>
            </w:rPr>
          </w:pPr>
          <w:sdt>
            <w:sdtPr>
              <w:tag w:val="goog_rdk_4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Veteran will be asked if they would like to apply for benefits for a primary family caregiver. If Yes, the next step will be to add the primary family caregiver Information. If not, the Veteran will skip to the </w:t>
              </w:r>
            </w:sdtContent>
          </w:sdt>
          <w:hyperlink w:anchor="_heading=h.32hioqz">
            <w:sdt>
              <w:sdtPr>
                <w:tag w:val="goog_rdk_47"/>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secondary family caregiver selection</w:t>
                </w:r>
              </w:sdtContent>
            </w:sdt>
          </w:hyperlink>
          <w:sdt>
            <w:sdtPr>
              <w:tag w:val="goog_rdk_4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The question must be answered to proceed.</w:t>
              </w:r>
            </w:sdtContent>
          </w:sdt>
        </w:p>
      </w:sdtContent>
    </w:sdt>
    <w:p w:rsidR="00000000" w:rsidDel="00000000" w:rsidP="00000000" w:rsidRDefault="00000000" w:rsidRPr="00000000" w14:paraId="0000008A">
      <w:pPr>
        <w:rPr>
          <w:rFonts w:ascii="Arial" w:cs="Arial" w:eastAsia="Arial" w:hAnsi="Arial"/>
        </w:rPr>
      </w:pPr>
      <w:sdt>
        <w:sdtPr>
          <w:tag w:val="goog_rdk_5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definition of a primary family caregiver can be accessed through a drop-down link (</w:t>
          </w:r>
        </w:sdtContent>
      </w:sdt>
      <w:hyperlink w:anchor="bookmark=id.o7j9lzj8fmme">
        <w:sdt>
          <w:sdtPr>
            <w:tag w:val="goog_rdk_5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Fig. 14</w:t>
            </w:r>
          </w:sdtContent>
        </w:sdt>
      </w:hyperlink>
      <w:sdt>
        <w:sdtPr>
          <w:tag w:val="goog_rdk_52"/>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r w:rsidDel="00000000" w:rsidR="00000000" w:rsidRPr="00000000">
        <w:rPr>
          <w:rFonts w:ascii="Arial" w:cs="Arial" w:eastAsia="Arial" w:hAnsi="Arial"/>
          <w:rtl w:val="0"/>
        </w:rPr>
        <w:t xml:space="preserve"> </w:t>
      </w:r>
    </w:p>
    <w:sdt>
      <w:sdtPr>
        <w:tag w:val="goog_rdk_55"/>
      </w:sdtPr>
      <w:sdtContent>
        <w:p w:rsidR="00000000" w:rsidDel="00000000" w:rsidP="00000000" w:rsidRDefault="00000000" w:rsidRPr="00000000" w14:paraId="0000008B">
          <w:pPr>
            <w:rPr>
              <w:rFonts w:ascii="Arial" w:cs="Arial" w:eastAsia="Arial" w:hAnsi="Arial"/>
              <w:b w:val="1"/>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4245769" cy="6344139"/>
                <wp:effectExtent b="0" l="0" r="0" t="0"/>
                <wp:docPr id="350" name="image52.png"/>
                <a:graphic>
                  <a:graphicData uri="http://schemas.openxmlformats.org/drawingml/2006/picture">
                    <pic:pic>
                      <pic:nvPicPr>
                        <pic:cNvPr id="0" name="image52.png"/>
                        <pic:cNvPicPr preferRelativeResize="0"/>
                      </pic:nvPicPr>
                      <pic:blipFill>
                        <a:blip r:embed="rId29"/>
                        <a:srcRect b="1250" l="1161" r="4918" t="438"/>
                        <a:stretch>
                          <a:fillRect/>
                        </a:stretch>
                      </pic:blipFill>
                      <pic:spPr>
                        <a:xfrm>
                          <a:off x="0" y="0"/>
                          <a:ext cx="4245769" cy="6344139"/>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o7j9lzj8fmme" w:id="29"/>
          <w:bookmarkEnd w:id="29"/>
          <w:sdt>
            <w:sdtPr>
              <w:tag w:val="goog_rdk_5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14. Definition of primary family caregiver.</w:t>
              </w:r>
            </w:sdtContent>
          </w:sdt>
          <w:r w:rsidDel="00000000" w:rsidR="00000000" w:rsidRPr="00000000">
            <w:br w:type="page"/>
          </w:r>
          <w:sdt>
            <w:sdtPr>
              <w:tag w:val="goog_rdk_54"/>
            </w:sdtPr>
            <w:sdtContent>
              <w:r w:rsidDel="00000000" w:rsidR="00000000" w:rsidRPr="00000000">
                <w:rPr>
                  <w:rtl w:val="0"/>
                </w:rPr>
              </w:r>
            </w:sdtContent>
          </w:sdt>
        </w:p>
      </w:sdtContent>
    </w:sdt>
    <w:sdt>
      <w:sdtPr>
        <w:tag w:val="goog_rdk_58"/>
      </w:sdtPr>
      <w:sdtContent>
        <w:p w:rsidR="00000000" w:rsidDel="00000000" w:rsidP="00000000" w:rsidRDefault="00000000" w:rsidRPr="00000000" w14:paraId="0000008C">
          <w:pPr>
            <w:pStyle w:val="Heading3"/>
            <w:rPr>
              <w:rFonts w:ascii="Arial" w:cs="Arial" w:eastAsia="Arial" w:hAnsi="Arial"/>
              <w:b w:val="1"/>
              <w:rPrChange w:author="Heather Justice" w:id="6" w:date="2024-11-06T20:34:53Z">
                <w:rPr>
                  <w:rFonts w:ascii="Arial" w:cs="Arial" w:eastAsia="Arial" w:hAnsi="Arial"/>
                  <w:b w:val="1"/>
                  <w:color w:val="000000"/>
                </w:rPr>
              </w:rPrChange>
            </w:rPr>
          </w:pPr>
          <w:bookmarkStart w:colFirst="0" w:colLast="0" w:name="_heading=h.qsh70q" w:id="30"/>
          <w:bookmarkEnd w:id="30"/>
          <w:sdt>
            <w:sdtPr>
              <w:tag w:val="goog_rdk_56"/>
            </w:sdtPr>
            <w:sdtContent>
              <w:r w:rsidDel="00000000" w:rsidR="00000000" w:rsidRPr="00000000">
                <w:rPr>
                  <w:rFonts w:ascii="Arial" w:cs="Arial" w:eastAsia="Arial" w:hAnsi="Arial"/>
                  <w:b w:val="1"/>
                  <w:rtl w:val="0"/>
                  <w:rPrChange w:author="Heather Justice" w:id="6" w:date="2024-11-06T20:34:53Z">
                    <w:rPr>
                      <w:rFonts w:ascii="Arial" w:cs="Arial" w:eastAsia="Arial" w:hAnsi="Arial"/>
                      <w:color w:val="000000"/>
                    </w:rPr>
                  </w:rPrChange>
                </w:rPr>
                <w:t xml:space="preserve">Primary family caregiver information</w:t>
              </w:r>
            </w:sdtContent>
          </w:sdt>
          <w:sdt>
            <w:sdtPr>
              <w:tag w:val="goog_rdk_57"/>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color w:val="000000"/>
                    </w:rPr>
                  </w:rPrChange>
                </w:rPr>
                <w:br w:type="textWrapping"/>
              </w:r>
            </w:sdtContent>
          </w:sdt>
        </w:p>
      </w:sdtContent>
    </w:sdt>
    <w:sdt>
      <w:sdtPr>
        <w:tag w:val="goog_rdk_62"/>
      </w:sdtPr>
      <w:sdtContent>
        <w:p w:rsidR="00000000" w:rsidDel="00000000" w:rsidP="00000000" w:rsidRDefault="00000000" w:rsidRPr="00000000" w14:paraId="0000008D">
          <w:pPr>
            <w:rPr>
              <w:rFonts w:ascii="Arial" w:cs="Arial" w:eastAsia="Arial" w:hAnsi="Arial"/>
              <w:rPrChange w:author="Heather Justice" w:id="6" w:date="2024-11-06T20:34:53Z">
                <w:rPr>
                  <w:rFonts w:ascii="Arial" w:cs="Arial" w:eastAsia="Arial" w:hAnsi="Arial"/>
                </w:rPr>
              </w:rPrChange>
            </w:rPr>
          </w:pPr>
          <w:sdt>
            <w:sdtPr>
              <w:tag w:val="goog_rdk_5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Veteran is applying with a primary family caregiver, the person applying to be the primary family caregiver will be asked to enter general personal information (</w:t>
              </w:r>
            </w:sdtContent>
          </w:sdt>
          <w:hyperlink w:anchor="bookmark=id.fvvn8hl7rjs3">
            <w:sdt>
              <w:sdtPr>
                <w:tag w:val="goog_rdk_6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Fig. 15</w:t>
                </w:r>
              </w:sdtContent>
            </w:sdt>
          </w:hyperlink>
          <w:sdt>
            <w:sdtPr>
              <w:tag w:val="goog_rdk_6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64"/>
      </w:sdtPr>
      <w:sdtContent>
        <w:p w:rsidR="00000000" w:rsidDel="00000000" w:rsidP="00000000" w:rsidRDefault="00000000" w:rsidRPr="00000000" w14:paraId="0000008E">
          <w:pPr>
            <w:rPr>
              <w:rFonts w:ascii="Arial" w:cs="Arial" w:eastAsia="Arial" w:hAnsi="Arial"/>
              <w:b w:val="1"/>
              <w:rPrChange w:author="Heather Justice" w:id="6" w:date="2024-11-06T20:34:53Z">
                <w:rPr>
                  <w:rFonts w:ascii="Arial" w:cs="Arial" w:eastAsia="Arial" w:hAnsi="Arial"/>
                </w:rPr>
              </w:rPrChange>
            </w:rPr>
          </w:pPr>
          <w:sdt>
            <w:sdtPr>
              <w:tag w:val="goog_rdk_63"/>
            </w:sdtPr>
            <w:sdtContent>
              <w:r w:rsidDel="00000000" w:rsidR="00000000" w:rsidRPr="00000000">
                <w:rPr>
                  <w:rtl w:val="0"/>
                </w:rPr>
              </w:r>
            </w:sdtContent>
          </w:sdt>
        </w:p>
      </w:sdtContent>
    </w:sdt>
    <w:sdt>
      <w:sdtPr>
        <w:tag w:val="goog_rdk_68"/>
      </w:sdtPr>
      <w:sdtContent>
        <w:p w:rsidR="00000000" w:rsidDel="00000000" w:rsidP="00000000" w:rsidRDefault="00000000" w:rsidRPr="00000000" w14:paraId="0000008F">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3362759" cy="6425963"/>
                <wp:effectExtent b="0" l="0" r="0" t="0"/>
                <wp:docPr id="351" name="image55.png"/>
                <a:graphic>
                  <a:graphicData uri="http://schemas.openxmlformats.org/drawingml/2006/picture">
                    <pic:pic>
                      <pic:nvPicPr>
                        <pic:cNvPr id="0" name="image55.png"/>
                        <pic:cNvPicPr preferRelativeResize="0"/>
                      </pic:nvPicPr>
                      <pic:blipFill>
                        <a:blip r:embed="rId30"/>
                        <a:srcRect b="1334" l="1954" r="3607" t="1113"/>
                        <a:stretch>
                          <a:fillRect/>
                        </a:stretch>
                      </pic:blipFill>
                      <pic:spPr>
                        <a:xfrm>
                          <a:off x="0" y="0"/>
                          <a:ext cx="3362759" cy="6425963"/>
                        </a:xfrm>
                        <a:prstGeom prst="rect"/>
                        <a:ln/>
                      </pic:spPr>
                    </pic:pic>
                  </a:graphicData>
                </a:graphic>
              </wp:inline>
            </w:drawing>
          </w:r>
          <w:sdt>
            <w:sdtPr>
              <w:tag w:val="goog_rdk_6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fvvn8hl7rjs3" w:id="31"/>
          <w:bookmarkEnd w:id="31"/>
          <w:sdt>
            <w:sdtPr>
              <w:tag w:val="goog_rdk_66"/>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15. Primary family caregiver general information.</w:t>
              </w:r>
            </w:sdtContent>
          </w:sdt>
          <w:r w:rsidDel="00000000" w:rsidR="00000000" w:rsidRPr="00000000">
            <w:br w:type="page"/>
          </w:r>
          <w:sdt>
            <w:sdtPr>
              <w:tag w:val="goog_rdk_67"/>
            </w:sdtPr>
            <w:sdtContent>
              <w:r w:rsidDel="00000000" w:rsidR="00000000" w:rsidRPr="00000000">
                <w:rPr>
                  <w:rtl w:val="0"/>
                </w:rPr>
              </w:r>
            </w:sdtContent>
          </w:sdt>
        </w:p>
      </w:sdtContent>
    </w:sdt>
    <w:sdt>
      <w:sdtPr>
        <w:tag w:val="goog_rdk_70"/>
      </w:sdtPr>
      <w:sdtContent>
        <w:p w:rsidR="00000000" w:rsidDel="00000000" w:rsidP="00000000" w:rsidRDefault="00000000" w:rsidRPr="00000000" w14:paraId="00000090">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6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application will tell the primary family caregiver what to fill in. They can only proceed to the next page if they enter all the required information.</w:t>
              </w:r>
            </w:sdtContent>
          </w:sdt>
        </w:p>
      </w:sdtContent>
    </w:sdt>
    <w:sdt>
      <w:sdtPr>
        <w:tag w:val="goog_rdk_72"/>
      </w:sdtPr>
      <w:sdtContent>
        <w:p w:rsidR="00000000" w:rsidDel="00000000" w:rsidP="00000000" w:rsidRDefault="00000000" w:rsidRPr="00000000" w14:paraId="00000091">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71"/>
            </w:sdtPr>
            <w:sdtContent>
              <w:r w:rsidDel="00000000" w:rsidR="00000000" w:rsidRPr="00000000">
                <w:rPr>
                  <w:rtl w:val="0"/>
                </w:rPr>
              </w:r>
            </w:sdtContent>
          </w:sdt>
        </w:p>
      </w:sdtContent>
    </w:sdt>
    <w:sdt>
      <w:sdtPr>
        <w:tag w:val="goog_rdk_76"/>
      </w:sdtPr>
      <w:sdtContent>
        <w:p w:rsidR="00000000" w:rsidDel="00000000" w:rsidP="00000000" w:rsidRDefault="00000000" w:rsidRPr="00000000" w14:paraId="00000092">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7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primary family caregiver’s Social Security or tax identification number is requested but not required to apply for the program. The caregiver applicant will receive an error message if they enter a number that is not 9 digits or repeats a number entered elsewhere on the form (</w:t>
              </w:r>
            </w:sdtContent>
          </w:sdt>
          <w:hyperlink w:anchor="bookmark=id.7ujkogv8d1y">
            <w:sdt>
              <w:sdtPr>
                <w:tag w:val="goog_rdk_74"/>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Fig. 16</w:t>
                </w:r>
              </w:sdtContent>
            </w:sdt>
          </w:hyperlink>
          <w:sdt>
            <w:sdtPr>
              <w:tag w:val="goog_rdk_7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78"/>
      </w:sdtPr>
      <w:sdtContent>
        <w:p w:rsidR="00000000" w:rsidDel="00000000" w:rsidP="00000000" w:rsidRDefault="00000000" w:rsidRPr="00000000" w14:paraId="00000093">
          <w:pPr>
            <w:spacing w:after="0" w:line="246" w:lineRule="auto"/>
            <w:ind w:right="103"/>
            <w:rPr>
              <w:rFonts w:ascii="Arial" w:cs="Arial" w:eastAsia="Arial" w:hAnsi="Arial"/>
              <w:b w:val="1"/>
              <w:rPrChange w:author="Heather Justice" w:id="6" w:date="2024-11-06T20:34:53Z">
                <w:rPr>
                  <w:rFonts w:ascii="Arial" w:cs="Arial" w:eastAsia="Arial" w:hAnsi="Arial"/>
                </w:rPr>
              </w:rPrChange>
            </w:rPr>
          </w:pPr>
          <w:sdt>
            <w:sdtPr>
              <w:tag w:val="goog_rdk_77"/>
            </w:sdtPr>
            <w:sdtContent>
              <w:r w:rsidDel="00000000" w:rsidR="00000000" w:rsidRPr="00000000">
                <w:rPr>
                  <w:rtl w:val="0"/>
                </w:rPr>
              </w:r>
            </w:sdtContent>
          </w:sdt>
        </w:p>
      </w:sdtContent>
    </w:sdt>
    <w:sdt>
      <w:sdtPr>
        <w:tag w:val="goog_rdk_82"/>
      </w:sdtPr>
      <w:sdtContent>
        <w:p w:rsidR="00000000" w:rsidDel="00000000" w:rsidP="00000000" w:rsidRDefault="00000000" w:rsidRPr="00000000" w14:paraId="00000094">
          <w:pPr>
            <w:spacing w:after="0" w:line="246" w:lineRule="auto"/>
            <w:ind w:right="103"/>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153025" cy="5486400"/>
                <wp:effectExtent b="0" l="0" r="0" t="0"/>
                <wp:docPr id="352"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153025" cy="5486400"/>
                        </a:xfrm>
                        <a:prstGeom prst="rect"/>
                        <a:ln/>
                      </pic:spPr>
                    </pic:pic>
                  </a:graphicData>
                </a:graphic>
              </wp:inline>
            </w:drawing>
          </w:r>
          <w:sdt>
            <w:sdtPr>
              <w:tag w:val="goog_rdk_79"/>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7ujkogv8d1y" w:id="32"/>
          <w:bookmarkEnd w:id="32"/>
          <w:sdt>
            <w:sdtPr>
              <w:tag w:val="goog_rdk_80"/>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16. Social Security or tax ID number error.</w:t>
              </w:r>
            </w:sdtContent>
          </w:sdt>
          <w:sdt>
            <w:sdtPr>
              <w:tag w:val="goog_rdk_81"/>
            </w:sdtPr>
            <w:sdtContent>
              <w:r w:rsidDel="00000000" w:rsidR="00000000" w:rsidRPr="00000000">
                <w:rPr>
                  <w:rtl w:val="0"/>
                </w:rPr>
              </w:r>
            </w:sdtContent>
          </w:sdt>
        </w:p>
      </w:sdtContent>
    </w:sdt>
    <w:sdt>
      <w:sdtPr>
        <w:tag w:val="goog_rdk_84"/>
      </w:sdtPr>
      <w:sdtContent>
        <w:p w:rsidR="00000000" w:rsidDel="00000000" w:rsidP="00000000" w:rsidRDefault="00000000" w:rsidRPr="00000000" w14:paraId="00000095">
          <w:pPr>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83"/>
            </w:sdtPr>
            <w:sdtContent>
              <w:r w:rsidDel="00000000" w:rsidR="00000000" w:rsidRPr="00000000">
                <w:rPr>
                  <w:rtl w:val="0"/>
                </w:rPr>
              </w:r>
            </w:sdtContent>
          </w:sdt>
        </w:p>
      </w:sdtContent>
    </w:sdt>
    <w:sdt>
      <w:sdtPr>
        <w:tag w:val="goog_rdk_88"/>
      </w:sdtPr>
      <w:sdtContent>
        <w:p w:rsidR="00000000" w:rsidDel="00000000" w:rsidP="00000000" w:rsidRDefault="00000000" w:rsidRPr="00000000" w14:paraId="00000096">
          <w:pPr>
            <w:spacing w:after="0" w:line="246" w:lineRule="auto"/>
            <w:ind w:left="-5" w:right="103" w:hanging="10"/>
            <w:rPr>
              <w:rFonts w:ascii="Arial" w:cs="Arial" w:eastAsia="Arial" w:hAnsi="Arial"/>
              <w:rPrChange w:author="Heather Justice" w:id="6" w:date="2024-11-06T20:34:53Z">
                <w:rPr>
                  <w:rFonts w:ascii="Arial" w:cs="Arial" w:eastAsia="Arial" w:hAnsi="Arial"/>
                </w:rPr>
              </w:rPrChange>
            </w:rPr>
          </w:pPr>
          <w:sdt>
            <w:sdtPr>
              <w:tag w:val="goog_rdk_8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primary family caregiver will be asked to fill in contact information, including home and mailing addresses (</w:t>
              </w:r>
            </w:sdtContent>
          </w:sdt>
          <w:hyperlink w:anchor="bookmark=id.7ujkogv8d1y">
            <w:sdt>
              <w:sdtPr>
                <w:tag w:val="goog_rdk_8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17</w:t>
                </w:r>
              </w:sdtContent>
            </w:sdt>
          </w:hyperlink>
          <w:sdt>
            <w:sdtPr>
              <w:tag w:val="goog_rdk_8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90"/>
      </w:sdtPr>
      <w:sdtContent>
        <w:p w:rsidR="00000000" w:rsidDel="00000000" w:rsidP="00000000" w:rsidRDefault="00000000" w:rsidRPr="00000000" w14:paraId="00000097">
          <w:pPr>
            <w:rPr>
              <w:rFonts w:ascii="Arial" w:cs="Arial" w:eastAsia="Arial" w:hAnsi="Arial"/>
              <w:b w:val="1"/>
              <w:rPrChange w:author="Heather Justice" w:id="6" w:date="2024-11-06T20:34:53Z">
                <w:rPr>
                  <w:rFonts w:ascii="Arial" w:cs="Arial" w:eastAsia="Arial" w:hAnsi="Arial"/>
                </w:rPr>
              </w:rPrChange>
            </w:rPr>
          </w:pPr>
          <w:bookmarkStart w:colFirst="0" w:colLast="0" w:name="_heading=h.49x2ik5" w:id="33"/>
          <w:bookmarkEnd w:id="33"/>
          <w:sdt>
            <w:sdtPr>
              <w:tag w:val="goog_rdk_89"/>
            </w:sdtPr>
            <w:sdtContent>
              <w:r w:rsidDel="00000000" w:rsidR="00000000" w:rsidRPr="00000000">
                <w:rPr>
                  <w:rtl w:val="0"/>
                </w:rPr>
              </w:r>
            </w:sdtContent>
          </w:sdt>
        </w:p>
      </w:sdtContent>
    </w:sdt>
    <w:sdt>
      <w:sdtPr>
        <w:tag w:val="goog_rdk_94"/>
      </w:sdtPr>
      <w:sdtContent>
        <w:p w:rsidR="00000000" w:rsidDel="00000000" w:rsidP="00000000" w:rsidRDefault="00000000" w:rsidRPr="00000000" w14:paraId="00000098">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3202781" cy="6932967"/>
                <wp:effectExtent b="0" l="0" r="0" t="0"/>
                <wp:docPr id="327" name="image31.png"/>
                <a:graphic>
                  <a:graphicData uri="http://schemas.openxmlformats.org/drawingml/2006/picture">
                    <pic:pic>
                      <pic:nvPicPr>
                        <pic:cNvPr id="0" name="image31.png"/>
                        <pic:cNvPicPr preferRelativeResize="0"/>
                      </pic:nvPicPr>
                      <pic:blipFill>
                        <a:blip r:embed="rId32"/>
                        <a:srcRect b="2387" l="2803" r="5840" t="1421"/>
                        <a:stretch>
                          <a:fillRect/>
                        </a:stretch>
                      </pic:blipFill>
                      <pic:spPr>
                        <a:xfrm>
                          <a:off x="0" y="0"/>
                          <a:ext cx="3202781" cy="6932967"/>
                        </a:xfrm>
                        <a:prstGeom prst="rect"/>
                        <a:ln/>
                      </pic:spPr>
                    </pic:pic>
                  </a:graphicData>
                </a:graphic>
              </wp:inline>
            </w:drawing>
          </w:r>
          <w:sdt>
            <w:sdtPr>
              <w:tag w:val="goog_rdk_9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cvatp93cpzke" w:id="34"/>
          <w:bookmarkEnd w:id="34"/>
          <w:sdt>
            <w:sdtPr>
              <w:tag w:val="goog_rdk_9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17. Caregiver contact information.</w:t>
              </w:r>
            </w:sdtContent>
          </w:sdt>
          <w:r w:rsidDel="00000000" w:rsidR="00000000" w:rsidRPr="00000000">
            <w:br w:type="page"/>
          </w:r>
          <w:sdt>
            <w:sdtPr>
              <w:tag w:val="goog_rdk_93"/>
            </w:sdtPr>
            <w:sdtContent>
              <w:r w:rsidDel="00000000" w:rsidR="00000000" w:rsidRPr="00000000">
                <w:rPr>
                  <w:rtl w:val="0"/>
                </w:rPr>
              </w:r>
            </w:sdtContent>
          </w:sdt>
        </w:p>
      </w:sdtContent>
    </w:sdt>
    <w:sdt>
      <w:sdtPr>
        <w:tag w:val="goog_rdk_98"/>
      </w:sdtPr>
      <w:sdtContent>
        <w:p w:rsidR="00000000" w:rsidDel="00000000" w:rsidP="00000000" w:rsidRDefault="00000000" w:rsidRPr="00000000" w14:paraId="00000099">
          <w:pPr>
            <w:pBdr>
              <w:bottom w:color="000000" w:space="1" w:sz="6" w:val="single"/>
            </w:pBdr>
            <w:spacing w:after="0" w:line="246" w:lineRule="auto"/>
            <w:ind w:left="-5" w:right="103" w:hanging="10"/>
            <w:rPr>
              <w:rFonts w:ascii="Arial" w:cs="Arial" w:eastAsia="Arial" w:hAnsi="Arial"/>
              <w:rPrChange w:author="Heather Justice" w:id="6" w:date="2024-11-06T20:34:53Z">
                <w:rPr>
                  <w:rFonts w:ascii="Arial" w:cs="Arial" w:eastAsia="Arial" w:hAnsi="Arial"/>
                </w:rPr>
              </w:rPrChange>
            </w:rPr>
          </w:pPr>
          <w:sdt>
            <w:sdtPr>
              <w:tag w:val="goog_rdk_9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Primary Caregiver’s home address is different from their mailing address, they will be asked to provide the mailing address (</w:t>
              </w:r>
            </w:sdtContent>
          </w:sdt>
          <w:hyperlink w:anchor="bookmark=id.t818rpatevoa">
            <w:sdt>
              <w:sdtPr>
                <w:tag w:val="goog_rdk_9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18</w:t>
                </w:r>
              </w:sdtContent>
            </w:sdt>
          </w:hyperlink>
          <w:sdt>
            <w:sdtPr>
              <w:tag w:val="goog_rdk_9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100"/>
      </w:sdtPr>
      <w:sdtContent>
        <w:p w:rsidR="00000000" w:rsidDel="00000000" w:rsidP="00000000" w:rsidRDefault="00000000" w:rsidRPr="00000000" w14:paraId="0000009A">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99"/>
            </w:sdtPr>
            <w:sdtContent>
              <w:r w:rsidDel="00000000" w:rsidR="00000000" w:rsidRPr="00000000">
                <w:rPr>
                  <w:rtl w:val="0"/>
                </w:rPr>
              </w:r>
            </w:sdtContent>
          </w:sdt>
        </w:p>
      </w:sdtContent>
    </w:sdt>
    <w:sdt>
      <w:sdtPr>
        <w:tag w:val="goog_rdk_104"/>
      </w:sdtPr>
      <w:sdtContent>
        <w:p w:rsidR="00000000" w:rsidDel="00000000" w:rsidP="00000000" w:rsidRDefault="00000000" w:rsidRPr="00000000" w14:paraId="0000009B">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4953000" cy="7167563"/>
                <wp:effectExtent b="0" l="0" r="0" t="0"/>
                <wp:docPr id="328" name="image23.png"/>
                <a:graphic>
                  <a:graphicData uri="http://schemas.openxmlformats.org/drawingml/2006/picture">
                    <pic:pic>
                      <pic:nvPicPr>
                        <pic:cNvPr id="0" name="image23.png"/>
                        <pic:cNvPicPr preferRelativeResize="0"/>
                      </pic:nvPicPr>
                      <pic:blipFill>
                        <a:blip r:embed="rId33"/>
                        <a:srcRect b="2968" l="2813" r="2902" t="1895"/>
                        <a:stretch>
                          <a:fillRect/>
                        </a:stretch>
                      </pic:blipFill>
                      <pic:spPr>
                        <a:xfrm>
                          <a:off x="0" y="0"/>
                          <a:ext cx="4953000" cy="7167563"/>
                        </a:xfrm>
                        <a:prstGeom prst="rect"/>
                        <a:ln/>
                      </pic:spPr>
                    </pic:pic>
                  </a:graphicData>
                </a:graphic>
              </wp:inline>
            </w:drawing>
          </w:r>
          <w:sdt>
            <w:sdtPr>
              <w:tag w:val="goog_rdk_10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t818rpatevoa" w:id="35"/>
          <w:bookmarkEnd w:id="35"/>
          <w:sdt>
            <w:sdtPr>
              <w:tag w:val="goog_rdk_10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18. Caregiver mailing address.</w:t>
              </w:r>
            </w:sdtContent>
          </w:sdt>
          <w:r w:rsidDel="00000000" w:rsidR="00000000" w:rsidRPr="00000000">
            <w:br w:type="page"/>
          </w:r>
          <w:sdt>
            <w:sdtPr>
              <w:tag w:val="goog_rdk_103"/>
            </w:sdtPr>
            <w:sdtContent>
              <w:r w:rsidDel="00000000" w:rsidR="00000000" w:rsidRPr="00000000">
                <w:rPr>
                  <w:rtl w:val="0"/>
                </w:rPr>
              </w:r>
            </w:sdtContent>
          </w:sdt>
        </w:p>
      </w:sdtContent>
    </w:sdt>
    <w:sdt>
      <w:sdtPr>
        <w:tag w:val="goog_rdk_109"/>
      </w:sdtPr>
      <w:sdtContent>
        <w:p w:rsidR="00000000" w:rsidDel="00000000" w:rsidP="00000000" w:rsidRDefault="00000000" w:rsidRPr="00000000" w14:paraId="0000009C">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10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primary phone number is required so a Facility Caregiver Support Program staff member can contact the primary family caregiver to discuss the application (</w:t>
              </w:r>
            </w:sdtContent>
          </w:sdt>
          <w:hyperlink w:anchor="bookmark=id.e1987zgtp98e">
            <w:sdt>
              <w:sdtPr>
                <w:tag w:val="goog_rdk_10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19</w:t>
                </w:r>
              </w:sdtContent>
            </w:sdt>
          </w:hyperlink>
          <w:sdt>
            <w:sdtPr>
              <w:tag w:val="goog_rdk_10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Email is not a required field.</w:t>
              </w:r>
            </w:sdtContent>
          </w:sdt>
          <w:sdt>
            <w:sdtPr>
              <w:tag w:val="goog_rdk_108"/>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p>
      </w:sdtContent>
    </w:sdt>
    <w:sdt>
      <w:sdtPr>
        <w:tag w:val="goog_rdk_111"/>
      </w:sdtPr>
      <w:sdtContent>
        <w:p w:rsidR="00000000" w:rsidDel="00000000" w:rsidP="00000000" w:rsidRDefault="00000000" w:rsidRPr="00000000" w14:paraId="0000009D">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5248275" cy="6638925"/>
                <wp:effectExtent b="0" l="0" r="0" t="0"/>
                <wp:docPr id="329"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248275" cy="6638925"/>
                        </a:xfrm>
                        <a:prstGeom prst="rect"/>
                        <a:ln/>
                      </pic:spPr>
                    </pic:pic>
                  </a:graphicData>
                </a:graphic>
              </wp:inline>
            </w:drawing>
          </w:r>
          <w:sdt>
            <w:sdtPr>
              <w:tag w:val="goog_rdk_110"/>
            </w:sdtPr>
            <w:sdtContent>
              <w:r w:rsidDel="00000000" w:rsidR="00000000" w:rsidRPr="00000000">
                <w:rPr>
                  <w:rtl w:val="0"/>
                </w:rPr>
              </w:r>
            </w:sdtContent>
          </w:sdt>
        </w:p>
      </w:sdtContent>
    </w:sdt>
    <w:bookmarkStart w:colFirst="0" w:colLast="0" w:name="bookmark=id.e1987zgtp98e" w:id="36"/>
    <w:bookmarkEnd w:id="36"/>
    <w:sdt>
      <w:sdtPr>
        <w:tag w:val="goog_rdk_114"/>
      </w:sdtPr>
      <w:sdtContent>
        <w:p w:rsidR="00000000" w:rsidDel="00000000" w:rsidP="00000000" w:rsidRDefault="00000000" w:rsidRPr="00000000" w14:paraId="0000009E">
          <w:pPr>
            <w:rPr>
              <w:rFonts w:ascii="Arial" w:cs="Arial" w:eastAsia="Arial" w:hAnsi="Arial"/>
              <w:b w:val="1"/>
              <w:rPrChange w:author="Heather Justice" w:id="6" w:date="2024-11-06T20:34:53Z">
                <w:rPr>
                  <w:rFonts w:ascii="Arial" w:cs="Arial" w:eastAsia="Arial" w:hAnsi="Arial"/>
                  <w:i w:val="1"/>
                  <w:sz w:val="18"/>
                  <w:szCs w:val="18"/>
                </w:rPr>
              </w:rPrChange>
            </w:rPr>
          </w:pPr>
          <w:sdt>
            <w:sdtPr>
              <w:tag w:val="goog_rdk_11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19. Required caregiver phone number.</w:t>
              </w:r>
            </w:sdtContent>
          </w:sdt>
          <w:r w:rsidDel="00000000" w:rsidR="00000000" w:rsidRPr="00000000">
            <w:br w:type="page"/>
          </w:r>
          <w:sdt>
            <w:sdtPr>
              <w:tag w:val="goog_rdk_113"/>
            </w:sdtPr>
            <w:sdtContent>
              <w:r w:rsidDel="00000000" w:rsidR="00000000" w:rsidRPr="00000000">
                <w:rPr>
                  <w:rtl w:val="0"/>
                </w:rPr>
              </w:r>
            </w:sdtContent>
          </w:sdt>
        </w:p>
      </w:sdtContent>
    </w:sdt>
    <w:sdt>
      <w:sdtPr>
        <w:tag w:val="goog_rdk_116"/>
      </w:sdtPr>
      <w:sdtContent>
        <w:p w:rsidR="00000000" w:rsidDel="00000000" w:rsidP="00000000" w:rsidRDefault="00000000" w:rsidRPr="00000000" w14:paraId="0000009F">
          <w:pPr>
            <w:pStyle w:val="Heading3"/>
            <w:rPr>
              <w:rFonts w:ascii="Arial" w:cs="Arial" w:eastAsia="Arial" w:hAnsi="Arial"/>
              <w:b w:val="1"/>
              <w:rPrChange w:author="Heather Justice" w:id="6" w:date="2024-11-06T20:34:53Z">
                <w:rPr>
                  <w:rFonts w:ascii="Arial" w:cs="Arial" w:eastAsia="Arial" w:hAnsi="Arial"/>
                  <w:color w:val="000000"/>
                </w:rPr>
              </w:rPrChange>
            </w:rPr>
          </w:pPr>
          <w:bookmarkStart w:colFirst="0" w:colLast="0" w:name="_heading=h.32hioqz" w:id="37"/>
          <w:bookmarkEnd w:id="37"/>
          <w:sdt>
            <w:sdtPr>
              <w:tag w:val="goog_rdk_115"/>
            </w:sdtPr>
            <w:sdtContent>
              <w:r w:rsidDel="00000000" w:rsidR="00000000" w:rsidRPr="00000000">
                <w:rPr>
                  <w:rFonts w:ascii="Arial" w:cs="Arial" w:eastAsia="Arial" w:hAnsi="Arial"/>
                  <w:b w:val="1"/>
                  <w:rtl w:val="0"/>
                  <w:rPrChange w:author="Heather Justice" w:id="6" w:date="2024-11-06T20:34:53Z">
                    <w:rPr>
                      <w:rFonts w:ascii="Arial" w:cs="Arial" w:eastAsia="Arial" w:hAnsi="Arial"/>
                      <w:color w:val="000000"/>
                    </w:rPr>
                  </w:rPrChange>
                </w:rPr>
                <w:br w:type="textWrapping"/>
                <w:t xml:space="preserve">Secondary family caregiver selection</w:t>
              </w:r>
            </w:sdtContent>
          </w:sdt>
        </w:p>
      </w:sdtContent>
    </w:sdt>
    <w:sdt>
      <w:sdtPr>
        <w:tag w:val="goog_rdk_118"/>
      </w:sdtPr>
      <w:sdtContent>
        <w:p w:rsidR="00000000" w:rsidDel="00000000" w:rsidP="00000000" w:rsidRDefault="00000000" w:rsidRPr="00000000" w14:paraId="000000A0">
          <w:pPr>
            <w:rPr>
              <w:rFonts w:ascii="Arial" w:cs="Arial" w:eastAsia="Arial" w:hAnsi="Arial"/>
              <w:b w:val="1"/>
              <w:rPrChange w:author="Heather Justice" w:id="6" w:date="2024-11-06T20:34:53Z">
                <w:rPr>
                  <w:rFonts w:ascii="Arial" w:cs="Arial" w:eastAsia="Arial" w:hAnsi="Arial"/>
                </w:rPr>
              </w:rPrChange>
            </w:rPr>
          </w:pPr>
          <w:sdt>
            <w:sdtPr>
              <w:tag w:val="goog_rdk_117"/>
            </w:sdtPr>
            <w:sdtContent>
              <w:r w:rsidDel="00000000" w:rsidR="00000000" w:rsidRPr="00000000">
                <w:rPr>
                  <w:rtl w:val="0"/>
                </w:rPr>
              </w:r>
            </w:sdtContent>
          </w:sdt>
        </w:p>
      </w:sdtContent>
    </w:sdt>
    <w:p w:rsidR="00000000" w:rsidDel="00000000" w:rsidP="00000000" w:rsidRDefault="00000000" w:rsidRPr="00000000" w14:paraId="000000A1">
      <w:pPr>
        <w:rPr>
          <w:rFonts w:ascii="Arial" w:cs="Arial" w:eastAsia="Arial" w:hAnsi="Arial"/>
        </w:rPr>
      </w:pPr>
      <w:sdt>
        <w:sdtPr>
          <w:tag w:val="goog_rdk_11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Veteran will be asked if they would like to apply for benefits for a secondary family caregiver (</w:t>
          </w:r>
        </w:sdtContent>
      </w:sdt>
      <w:hyperlink w:anchor="bookmark=id.4witoob6psha">
        <w:sdt>
          <w:sdtPr>
            <w:tag w:val="goog_rdk_120"/>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20</w:t>
            </w:r>
          </w:sdtContent>
        </w:sdt>
      </w:hyperlink>
      <w:sdt>
        <w:sdtPr>
          <w:tag w:val="goog_rdk_12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If Yes, the next step will be to add the secondary family caregiver information. Secondary family caregivers are optional if a primary family caregiver is on the application. Each Veteran can have up to a single primary family caregiver and 2 secondary family caregivers. If there is no primary family caregiver on the application, the Veteran must add a secondary family caregiver(s).</w:t>
          </w:r>
        </w:sdtContent>
      </w:sdt>
      <w:r w:rsidDel="00000000" w:rsidR="00000000" w:rsidRPr="00000000">
        <w:rPr>
          <w:rtl w:val="0"/>
        </w:rPr>
      </w:r>
    </w:p>
    <w:p w:rsidR="00000000" w:rsidDel="00000000" w:rsidP="00000000" w:rsidRDefault="00000000" w:rsidRPr="00000000" w14:paraId="000000A2">
      <w:pPr>
        <w:rPr>
          <w:rFonts w:ascii="Arial" w:cs="Arial" w:eastAsia="Arial" w:hAnsi="Arial"/>
          <w:b w:val="1"/>
        </w:rPr>
      </w:pPr>
      <w:r w:rsidDel="00000000" w:rsidR="00000000" w:rsidRPr="00000000">
        <w:rPr>
          <w:rtl w:val="0"/>
        </w:rPr>
      </w:r>
    </w:p>
    <w:p w:rsidR="00000000" w:rsidDel="00000000" w:rsidP="00000000" w:rsidRDefault="00000000" w:rsidRPr="00000000" w14:paraId="000000A3">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05425" cy="3848100"/>
            <wp:effectExtent b="0" l="0" r="0" t="0"/>
            <wp:docPr id="330"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305425" cy="3848100"/>
                    </a:xfrm>
                    <a:prstGeom prst="rect"/>
                    <a:ln/>
                  </pic:spPr>
                </pic:pic>
              </a:graphicData>
            </a:graphic>
          </wp:inline>
        </w:drawing>
      </w:r>
      <w:r w:rsidDel="00000000" w:rsidR="00000000" w:rsidRPr="00000000">
        <w:rPr>
          <w:rtl w:val="0"/>
        </w:rPr>
      </w:r>
    </w:p>
    <w:bookmarkStart w:colFirst="0" w:colLast="0" w:name="bookmark=id.4witoob6psha" w:id="38"/>
    <w:bookmarkEnd w:id="38"/>
    <w:p w:rsidR="00000000" w:rsidDel="00000000" w:rsidP="00000000" w:rsidRDefault="00000000" w:rsidRPr="00000000" w14:paraId="000000A4">
      <w:pPr>
        <w:rPr>
          <w:rFonts w:ascii="Arial" w:cs="Arial" w:eastAsia="Arial" w:hAnsi="Arial"/>
          <w:b w:val="1"/>
        </w:rPr>
      </w:pPr>
      <w:sdt>
        <w:sdtPr>
          <w:tag w:val="goog_rdk_12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20. Secondary family caregiver.</w:t>
          </w:r>
        </w:sdtContent>
      </w:sdt>
      <w:r w:rsidDel="00000000" w:rsidR="00000000" w:rsidRPr="00000000">
        <w:br w:type="page"/>
      </w:r>
      <w:r w:rsidDel="00000000" w:rsidR="00000000" w:rsidRPr="00000000">
        <w:rPr>
          <w:rtl w:val="0"/>
        </w:rPr>
      </w:r>
    </w:p>
    <w:sdt>
      <w:sdtPr>
        <w:tag w:val="goog_rdk_126"/>
      </w:sdtPr>
      <w:sdtContent>
        <w:p w:rsidR="00000000" w:rsidDel="00000000" w:rsidP="00000000" w:rsidRDefault="00000000" w:rsidRPr="00000000" w14:paraId="000000A5">
          <w:pPr>
            <w:rPr>
              <w:rFonts w:ascii="Arial" w:cs="Arial" w:eastAsia="Arial" w:hAnsi="Arial"/>
              <w:rPrChange w:author="Heather Justice" w:id="6" w:date="2024-11-06T20:34:53Z">
                <w:rPr>
                  <w:rFonts w:ascii="Arial" w:cs="Arial" w:eastAsia="Arial" w:hAnsi="Arial"/>
                </w:rPr>
              </w:rPrChange>
            </w:rPr>
          </w:pPr>
          <w:sdt>
            <w:sdtPr>
              <w:tag w:val="goog_rdk_12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definition of a secondary family caregiver can be accessed by clicking the drop-down link (</w:t>
              </w:r>
            </w:sdtContent>
          </w:sdt>
          <w:hyperlink w:anchor="bookmark=id.al2hw749w96b">
            <w:sdt>
              <w:sdtPr>
                <w:tag w:val="goog_rdk_124"/>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21</w:t>
                </w:r>
              </w:sdtContent>
            </w:sdt>
          </w:hyperlink>
          <w:sdt>
            <w:sdtPr>
              <w:tag w:val="goog_rdk_12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128"/>
      </w:sdtPr>
      <w:sdtContent>
        <w:p w:rsidR="00000000" w:rsidDel="00000000" w:rsidP="00000000" w:rsidRDefault="00000000" w:rsidRPr="00000000" w14:paraId="000000A6">
          <w:pPr>
            <w:rPr>
              <w:rFonts w:ascii="Arial" w:cs="Arial" w:eastAsia="Arial" w:hAnsi="Arial"/>
              <w:b w:val="1"/>
              <w:rPrChange w:author="Heather Justice" w:id="6" w:date="2024-11-06T20:34:53Z">
                <w:rPr>
                  <w:rFonts w:ascii="Arial" w:cs="Arial" w:eastAsia="Arial" w:hAnsi="Arial"/>
                </w:rPr>
              </w:rPrChange>
            </w:rPr>
          </w:pPr>
          <w:sdt>
            <w:sdtPr>
              <w:tag w:val="goog_rdk_127"/>
            </w:sdtPr>
            <w:sdtContent>
              <w:r w:rsidDel="00000000" w:rsidR="00000000" w:rsidRPr="00000000">
                <w:rPr>
                  <w:rtl w:val="0"/>
                </w:rPr>
              </w:r>
            </w:sdtContent>
          </w:sdt>
        </w:p>
      </w:sdtContent>
    </w:sdt>
    <w:sdt>
      <w:sdtPr>
        <w:tag w:val="goog_rdk_130"/>
      </w:sdtPr>
      <w:sdtContent>
        <w:p w:rsidR="00000000" w:rsidDel="00000000" w:rsidP="00000000" w:rsidRDefault="00000000" w:rsidRPr="00000000" w14:paraId="000000A7">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4529296" cy="6518450"/>
                <wp:effectExtent b="0" l="0" r="0" t="0"/>
                <wp:docPr id="331" name="image34.png"/>
                <a:graphic>
                  <a:graphicData uri="http://schemas.openxmlformats.org/drawingml/2006/picture">
                    <pic:pic>
                      <pic:nvPicPr>
                        <pic:cNvPr id="0" name="image34.png"/>
                        <pic:cNvPicPr preferRelativeResize="0"/>
                      </pic:nvPicPr>
                      <pic:blipFill>
                        <a:blip r:embed="rId36"/>
                        <a:srcRect b="2457" l="2857" r="3898" t="2029"/>
                        <a:stretch>
                          <a:fillRect/>
                        </a:stretch>
                      </pic:blipFill>
                      <pic:spPr>
                        <a:xfrm>
                          <a:off x="0" y="0"/>
                          <a:ext cx="4529296" cy="6518450"/>
                        </a:xfrm>
                        <a:prstGeom prst="rect"/>
                        <a:ln/>
                      </pic:spPr>
                    </pic:pic>
                  </a:graphicData>
                </a:graphic>
              </wp:inline>
            </w:drawing>
          </w:r>
          <w:sdt>
            <w:sdtPr>
              <w:tag w:val="goog_rdk_129"/>
            </w:sdtPr>
            <w:sdtContent>
              <w:r w:rsidDel="00000000" w:rsidR="00000000" w:rsidRPr="00000000">
                <w:rPr>
                  <w:rtl w:val="0"/>
                </w:rPr>
              </w:r>
            </w:sdtContent>
          </w:sdt>
        </w:p>
      </w:sdtContent>
    </w:sdt>
    <w:sdt>
      <w:sdtPr>
        <w:tag w:val="goog_rdk_134"/>
      </w:sdtPr>
      <w:sdtContent>
        <w:p w:rsidR="00000000" w:rsidDel="00000000" w:rsidP="00000000" w:rsidRDefault="00000000" w:rsidRPr="00000000" w14:paraId="000000A8">
          <w:pPr>
            <w:pBdr>
              <w:bottom w:color="000000" w:space="1" w:sz="6" w:val="single"/>
            </w:pBdr>
            <w:rPr>
              <w:rFonts w:ascii="Arial" w:cs="Arial" w:eastAsia="Arial" w:hAnsi="Arial"/>
              <w:b w:val="1"/>
              <w:rPrChange w:author="Heather Justice" w:id="6" w:date="2024-11-06T20:34:53Z">
                <w:rPr>
                  <w:rFonts w:ascii="Arial" w:cs="Arial" w:eastAsia="Arial" w:hAnsi="Arial"/>
                  <w:i w:val="1"/>
                  <w:sz w:val="18"/>
                  <w:szCs w:val="18"/>
                </w:rPr>
              </w:rPrChange>
            </w:rPr>
          </w:pPr>
          <w:sdt>
            <w:sdtPr>
              <w:tag w:val="goog_rdk_13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al2hw749w96b" w:id="39"/>
          <w:bookmarkEnd w:id="39"/>
          <w:sdt>
            <w:sdtPr>
              <w:tag w:val="goog_rdk_13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21. Secondary family caregiver definition.</w:t>
              </w:r>
            </w:sdtContent>
          </w:sdt>
          <w:r w:rsidDel="00000000" w:rsidR="00000000" w:rsidRPr="00000000">
            <w:br w:type="page"/>
          </w:r>
          <w:sdt>
            <w:sdtPr>
              <w:tag w:val="goog_rdk_133"/>
            </w:sdtPr>
            <w:sdtContent>
              <w:r w:rsidDel="00000000" w:rsidR="00000000" w:rsidRPr="00000000">
                <w:rPr>
                  <w:rtl w:val="0"/>
                </w:rPr>
              </w:r>
            </w:sdtContent>
          </w:sdt>
        </w:p>
      </w:sdtContent>
    </w:sdt>
    <w:sdt>
      <w:sdtPr>
        <w:tag w:val="goog_rdk_138"/>
      </w:sdtPr>
      <w:sdtContent>
        <w:p w:rsidR="00000000" w:rsidDel="00000000" w:rsidP="00000000" w:rsidRDefault="00000000" w:rsidRPr="00000000" w14:paraId="000000A9">
          <w:pPr>
            <w:rPr>
              <w:rFonts w:ascii="Arial" w:cs="Arial" w:eastAsia="Arial" w:hAnsi="Arial"/>
              <w:rPrChange w:author="Heather Justice" w:id="6" w:date="2024-11-06T20:34:53Z">
                <w:rPr>
                  <w:rFonts w:ascii="Arial" w:cs="Arial" w:eastAsia="Arial" w:hAnsi="Arial"/>
                </w:rPr>
              </w:rPrChange>
            </w:rPr>
          </w:pPr>
          <w:sdt>
            <w:sdtPr>
              <w:tag w:val="goog_rdk_13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application has a primary family caregiver and the applicant does not add a secondary one, the application will advance to the </w:t>
              </w:r>
            </w:sdtContent>
          </w:sdt>
          <w:hyperlink w:anchor="_heading=h.1rvwp1q">
            <w:sdt>
              <w:sdtPr>
                <w:tag w:val="goog_rdk_13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review screen</w:t>
                </w:r>
              </w:sdtContent>
            </w:sdt>
          </w:hyperlink>
          <w:sdt>
            <w:sdtPr>
              <w:tag w:val="goog_rdk_13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142"/>
      </w:sdtPr>
      <w:sdtContent>
        <w:p w:rsidR="00000000" w:rsidDel="00000000" w:rsidP="00000000" w:rsidRDefault="00000000" w:rsidRPr="00000000" w14:paraId="000000AA">
          <w:pPr>
            <w:rPr>
              <w:rFonts w:ascii="Arial" w:cs="Arial" w:eastAsia="Arial" w:hAnsi="Arial"/>
              <w:rPrChange w:author="Heather Justice" w:id="6" w:date="2024-11-06T20:34:53Z">
                <w:rPr>
                  <w:rFonts w:ascii="Arial" w:cs="Arial" w:eastAsia="Arial" w:hAnsi="Arial"/>
                </w:rPr>
              </w:rPrChange>
            </w:rPr>
          </w:pPr>
          <w:sdt>
            <w:sdtPr>
              <w:tag w:val="goog_rdk_13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application does not have a primary family caregiver and they do not add a secondary family caregiver, they see this error message (</w:t>
              </w:r>
            </w:sdtContent>
          </w:sdt>
          <w:hyperlink w:anchor="bookmark=id.i6xscct4fatp">
            <w:sdt>
              <w:sdtPr>
                <w:tag w:val="goog_rdk_140"/>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22</w:t>
                </w:r>
              </w:sdtContent>
            </w:sdt>
          </w:hyperlink>
          <w:sdt>
            <w:sdtPr>
              <w:tag w:val="goog_rdk_14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144"/>
      </w:sdtPr>
      <w:sdtContent>
        <w:p w:rsidR="00000000" w:rsidDel="00000000" w:rsidP="00000000" w:rsidRDefault="00000000" w:rsidRPr="00000000" w14:paraId="000000AB">
          <w:pPr>
            <w:rPr>
              <w:rFonts w:ascii="Arial" w:cs="Arial" w:eastAsia="Arial" w:hAnsi="Arial"/>
              <w:b w:val="1"/>
              <w:rPrChange w:author="Heather Justice" w:id="6" w:date="2024-11-06T20:34:53Z">
                <w:rPr>
                  <w:rFonts w:ascii="Arial" w:cs="Arial" w:eastAsia="Arial" w:hAnsi="Arial"/>
                </w:rPr>
              </w:rPrChange>
            </w:rPr>
          </w:pPr>
          <w:sdt>
            <w:sdtPr>
              <w:tag w:val="goog_rdk_143"/>
            </w:sdtPr>
            <w:sdtContent>
              <w:r w:rsidDel="00000000" w:rsidR="00000000" w:rsidRPr="00000000">
                <w:rPr>
                  <w:rtl w:val="0"/>
                </w:rPr>
              </w:r>
            </w:sdtContent>
          </w:sdt>
        </w:p>
      </w:sdtContent>
    </w:sdt>
    <w:sdt>
      <w:sdtPr>
        <w:tag w:val="goog_rdk_148"/>
      </w:sdtPr>
      <w:sdtContent>
        <w:p w:rsidR="00000000" w:rsidDel="00000000" w:rsidP="00000000" w:rsidRDefault="00000000" w:rsidRPr="00000000" w14:paraId="000000AC">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476875" cy="6010275"/>
                <wp:effectExtent b="0" l="0" r="0" t="0"/>
                <wp:docPr id="332"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476875" cy="6010275"/>
                        </a:xfrm>
                        <a:prstGeom prst="rect"/>
                        <a:ln/>
                      </pic:spPr>
                    </pic:pic>
                  </a:graphicData>
                </a:graphic>
              </wp:inline>
            </w:drawing>
          </w:r>
          <w:sdt>
            <w:sdtPr>
              <w:tag w:val="goog_rdk_14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i6xscct4fatp" w:id="40"/>
          <w:bookmarkEnd w:id="40"/>
          <w:sdt>
            <w:sdtPr>
              <w:tag w:val="goog_rdk_146"/>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22. Family caregiver listing error.</w:t>
              </w:r>
            </w:sdtContent>
          </w:sdt>
          <w:sdt>
            <w:sdtPr>
              <w:tag w:val="goog_rdk_147"/>
            </w:sdtPr>
            <w:sdtContent>
              <w:r w:rsidDel="00000000" w:rsidR="00000000" w:rsidRPr="00000000">
                <w:rPr>
                  <w:rtl w:val="0"/>
                </w:rPr>
              </w:r>
            </w:sdtContent>
          </w:sdt>
        </w:p>
      </w:sdtContent>
    </w:sdt>
    <w:p w:rsidR="00000000" w:rsidDel="00000000" w:rsidP="00000000" w:rsidRDefault="00000000" w:rsidRPr="00000000" w14:paraId="000000AD">
      <w:pPr>
        <w:rPr>
          <w:rFonts w:ascii="Arial" w:cs="Arial" w:eastAsia="Arial" w:hAnsi="Arial"/>
          <w:b w:val="1"/>
        </w:rPr>
      </w:pPr>
      <w:r w:rsidDel="00000000" w:rsidR="00000000" w:rsidRPr="00000000">
        <w:br w:type="page"/>
      </w:r>
      <w:r w:rsidDel="00000000" w:rsidR="00000000" w:rsidRPr="00000000">
        <w:rPr>
          <w:rtl w:val="0"/>
        </w:rPr>
      </w:r>
    </w:p>
    <w:sdt>
      <w:sdtPr>
        <w:tag w:val="goog_rdk_150"/>
      </w:sdtPr>
      <w:sdtContent>
        <w:p w:rsidR="00000000" w:rsidDel="00000000" w:rsidP="00000000" w:rsidRDefault="00000000" w:rsidRPr="00000000" w14:paraId="000000AE">
          <w:pPr>
            <w:pStyle w:val="Heading3"/>
            <w:rPr>
              <w:rFonts w:ascii="Arial" w:cs="Arial" w:eastAsia="Arial" w:hAnsi="Arial"/>
              <w:b w:val="1"/>
              <w:rPrChange w:author="Heather Justice" w:id="6" w:date="2024-11-06T20:34:53Z">
                <w:rPr>
                  <w:rFonts w:ascii="Arial" w:cs="Arial" w:eastAsia="Arial" w:hAnsi="Arial"/>
                  <w:color w:val="000000"/>
                </w:rPr>
              </w:rPrChange>
            </w:rPr>
          </w:pPr>
          <w:bookmarkStart w:colFirst="0" w:colLast="0" w:name="_heading=h.vx1227" w:id="41"/>
          <w:bookmarkEnd w:id="41"/>
          <w:sdt>
            <w:sdtPr>
              <w:tag w:val="goog_rdk_149"/>
            </w:sdtPr>
            <w:sdtContent>
              <w:r w:rsidDel="00000000" w:rsidR="00000000" w:rsidRPr="00000000">
                <w:rPr>
                  <w:rFonts w:ascii="Arial" w:cs="Arial" w:eastAsia="Arial" w:hAnsi="Arial"/>
                  <w:b w:val="1"/>
                  <w:rtl w:val="0"/>
                  <w:rPrChange w:author="Heather Justice" w:id="6" w:date="2024-11-06T20:34:53Z">
                    <w:rPr>
                      <w:rFonts w:ascii="Arial" w:cs="Arial" w:eastAsia="Arial" w:hAnsi="Arial"/>
                      <w:color w:val="000000"/>
                    </w:rPr>
                  </w:rPrChange>
                </w:rPr>
                <w:t xml:space="preserve">Secondary family caregiver information</w:t>
              </w:r>
            </w:sdtContent>
          </w:sdt>
        </w:p>
      </w:sdtContent>
    </w:sdt>
    <w:sdt>
      <w:sdtPr>
        <w:tag w:val="goog_rdk_152"/>
      </w:sdtPr>
      <w:sdtContent>
        <w:p w:rsidR="00000000" w:rsidDel="00000000" w:rsidP="00000000" w:rsidRDefault="00000000" w:rsidRPr="00000000" w14:paraId="000000AF">
          <w:pPr>
            <w:rPr>
              <w:rFonts w:ascii="Arial" w:cs="Arial" w:eastAsia="Arial" w:hAnsi="Arial"/>
              <w:b w:val="1"/>
              <w:rPrChange w:author="Heather Justice" w:id="6" w:date="2024-11-06T20:34:53Z">
                <w:rPr>
                  <w:rFonts w:ascii="Arial" w:cs="Arial" w:eastAsia="Arial" w:hAnsi="Arial"/>
                </w:rPr>
              </w:rPrChange>
            </w:rPr>
          </w:pPr>
          <w:sdt>
            <w:sdtPr>
              <w:tag w:val="goog_rdk_151"/>
            </w:sdtPr>
            <w:sdtContent>
              <w:r w:rsidDel="00000000" w:rsidR="00000000" w:rsidRPr="00000000">
                <w:rPr>
                  <w:rtl w:val="0"/>
                </w:rPr>
              </w:r>
            </w:sdtContent>
          </w:sdt>
        </w:p>
      </w:sdtContent>
    </w:sdt>
    <w:sdt>
      <w:sdtPr>
        <w:tag w:val="goog_rdk_154"/>
      </w:sdtPr>
      <w:sdtContent>
        <w:p w:rsidR="00000000" w:rsidDel="00000000" w:rsidP="00000000" w:rsidRDefault="00000000" w:rsidRPr="00000000" w14:paraId="000000B0">
          <w:pPr>
            <w:rPr>
              <w:rFonts w:ascii="Arial" w:cs="Arial" w:eastAsia="Arial" w:hAnsi="Arial"/>
              <w:rPrChange w:author="Heather Justice" w:id="6" w:date="2024-11-06T20:34:53Z">
                <w:rPr>
                  <w:rFonts w:ascii="Arial" w:cs="Arial" w:eastAsia="Arial" w:hAnsi="Arial"/>
                </w:rPr>
              </w:rPrChange>
            </w:rPr>
          </w:pPr>
          <w:sdt>
            <w:sdtPr>
              <w:tag w:val="goog_rdk_15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applicants add a secondary family caregiver, additional fields will appear.</w:t>
              </w:r>
            </w:sdtContent>
          </w:sdt>
        </w:p>
      </w:sdtContent>
    </w:sdt>
    <w:sdt>
      <w:sdtPr>
        <w:tag w:val="goog_rdk_158"/>
      </w:sdtPr>
      <w:sdtContent>
        <w:p w:rsidR="00000000" w:rsidDel="00000000" w:rsidP="00000000" w:rsidRDefault="00000000" w:rsidRPr="00000000" w14:paraId="000000B1">
          <w:pPr>
            <w:rPr>
              <w:rFonts w:ascii="Arial" w:cs="Arial" w:eastAsia="Arial" w:hAnsi="Arial"/>
              <w:rPrChange w:author="Heather Justice" w:id="6" w:date="2024-11-06T20:34:53Z">
                <w:rPr>
                  <w:rFonts w:ascii="Arial" w:cs="Arial" w:eastAsia="Arial" w:hAnsi="Arial"/>
                </w:rPr>
              </w:rPrChange>
            </w:rPr>
          </w:pPr>
          <w:sdt>
            <w:sdtPr>
              <w:tag w:val="goog_rdk_15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person applying to be the secondary family caregiver will be asked to enter general personal information (</w:t>
              </w:r>
            </w:sdtContent>
          </w:sdt>
          <w:hyperlink w:anchor="bookmark=id.cyyde6umavjx">
            <w:sdt>
              <w:sdtPr>
                <w:tag w:val="goog_rdk_15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23</w:t>
                </w:r>
              </w:sdtContent>
            </w:sdt>
          </w:hyperlink>
          <w:sdt>
            <w:sdtPr>
              <w:tag w:val="goog_rdk_15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160"/>
      </w:sdtPr>
      <w:sdtContent>
        <w:p w:rsidR="00000000" w:rsidDel="00000000" w:rsidP="00000000" w:rsidRDefault="00000000" w:rsidRPr="00000000" w14:paraId="000000B2">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sdt>
            <w:sdtPr>
              <w:tag w:val="goog_rdk_159"/>
            </w:sdtPr>
            <w:sdtContent>
              <w:r w:rsidDel="00000000" w:rsidR="00000000" w:rsidRPr="00000000">
                <w:rPr>
                  <w:rtl w:val="0"/>
                </w:rPr>
              </w:r>
            </w:sdtContent>
          </w:sdt>
        </w:p>
      </w:sdtContent>
    </w:sdt>
    <w:sdt>
      <w:sdtPr>
        <w:tag w:val="goog_rdk_166"/>
      </w:sdtPr>
      <w:sdtContent>
        <w:p w:rsidR="00000000" w:rsidDel="00000000" w:rsidP="00000000" w:rsidRDefault="00000000" w:rsidRPr="00000000" w14:paraId="000000B3">
          <w:pPr>
            <w:pBdr>
              <w:bottom w:color="000000" w:space="1" w:sz="6" w:val="single"/>
            </w:pBdr>
            <w:rPr>
              <w:rFonts w:ascii="Arial" w:cs="Arial" w:eastAsia="Arial" w:hAnsi="Arial"/>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2957634" cy="5322094"/>
                <wp:effectExtent b="0" l="0" r="0" t="0"/>
                <wp:docPr id="333" name="image36.png"/>
                <a:graphic>
                  <a:graphicData uri="http://schemas.openxmlformats.org/drawingml/2006/picture">
                    <pic:pic>
                      <pic:nvPicPr>
                        <pic:cNvPr id="0" name="image36.png"/>
                        <pic:cNvPicPr preferRelativeResize="0"/>
                      </pic:nvPicPr>
                      <pic:blipFill>
                        <a:blip r:embed="rId38"/>
                        <a:srcRect b="1157" l="2983" r="2985" t="1764"/>
                        <a:stretch>
                          <a:fillRect/>
                        </a:stretch>
                      </pic:blipFill>
                      <pic:spPr>
                        <a:xfrm>
                          <a:off x="0" y="0"/>
                          <a:ext cx="2957634" cy="5322094"/>
                        </a:xfrm>
                        <a:prstGeom prst="rect"/>
                        <a:ln/>
                      </pic:spPr>
                    </pic:pic>
                  </a:graphicData>
                </a:graphic>
              </wp:inline>
            </w:drawing>
          </w:r>
          <w:sdt>
            <w:sdtPr>
              <w:tag w:val="goog_rdk_16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cyyde6umavjx" w:id="42"/>
          <w:bookmarkEnd w:id="42"/>
          <w:sdt>
            <w:sdtPr>
              <w:tag w:val="goog_rdk_16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23. Secondary family caregiver general information.</w:t>
              </w:r>
            </w:sdtContent>
          </w:sdt>
          <w:sdt>
            <w:sdtPr>
              <w:tag w:val="goog_rdk_163"/>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br w:type="textWrapping"/>
              </w:r>
            </w:sdtContent>
          </w:sdt>
          <w:sdt>
            <w:sdtPr>
              <w:tag w:val="goog_rdk_164"/>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application will tell the secondary family caregiver what to fill in. They can only proceed to the next page if they enter all the required information.</w:t>
              </w:r>
            </w:sdtContent>
          </w:sdt>
          <w:r w:rsidDel="00000000" w:rsidR="00000000" w:rsidRPr="00000000">
            <w:br w:type="page"/>
          </w:r>
          <w:sdt>
            <w:sdtPr>
              <w:tag w:val="goog_rdk_165"/>
            </w:sdtPr>
            <w:sdtContent>
              <w:r w:rsidDel="00000000" w:rsidR="00000000" w:rsidRPr="00000000">
                <w:rPr>
                  <w:rtl w:val="0"/>
                </w:rPr>
              </w:r>
            </w:sdtContent>
          </w:sdt>
        </w:p>
      </w:sdtContent>
    </w:sdt>
    <w:sdt>
      <w:sdtPr>
        <w:tag w:val="goog_rdk_170"/>
      </w:sdtPr>
      <w:sdtContent>
        <w:p w:rsidR="00000000" w:rsidDel="00000000" w:rsidP="00000000" w:rsidRDefault="00000000" w:rsidRPr="00000000" w14:paraId="000000B4">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16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secondary family caregiver’s Social Security or tax identification number is requested but not required to apply for the program. The caregiver applicant will receive an error message (</w:t>
              </w:r>
            </w:sdtContent>
          </w:sdt>
          <w:hyperlink w:anchor="bookmark=id.cyyde6umavjx">
            <w:sdt>
              <w:sdtPr>
                <w:tag w:val="goog_rdk_168"/>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24</w:t>
                </w:r>
              </w:sdtContent>
            </w:sdt>
          </w:hyperlink>
          <w:sdt>
            <w:sdtPr>
              <w:tag w:val="goog_rdk_16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if they enter a number that is not 9 digits or that repeats a number entered elsewhere on the form.</w:t>
              </w:r>
            </w:sdtContent>
          </w:sdt>
        </w:p>
      </w:sdtContent>
    </w:sdt>
    <w:sdt>
      <w:sdtPr>
        <w:tag w:val="goog_rdk_172"/>
      </w:sdtPr>
      <w:sdtContent>
        <w:p w:rsidR="00000000" w:rsidDel="00000000" w:rsidP="00000000" w:rsidRDefault="00000000" w:rsidRPr="00000000" w14:paraId="000000B5">
          <w:pPr>
            <w:spacing w:after="0" w:line="246" w:lineRule="auto"/>
            <w:ind w:right="103"/>
            <w:rPr>
              <w:rFonts w:ascii="Arial" w:cs="Arial" w:eastAsia="Arial" w:hAnsi="Arial"/>
              <w:b w:val="1"/>
              <w:rPrChange w:author="Heather Justice" w:id="6" w:date="2024-11-06T20:34:53Z">
                <w:rPr>
                  <w:rFonts w:ascii="Arial" w:cs="Arial" w:eastAsia="Arial" w:hAnsi="Arial"/>
                </w:rPr>
              </w:rPrChange>
            </w:rPr>
          </w:pPr>
          <w:sdt>
            <w:sdtPr>
              <w:tag w:val="goog_rdk_171"/>
            </w:sdtPr>
            <w:sdtContent>
              <w:r w:rsidDel="00000000" w:rsidR="00000000" w:rsidRPr="00000000">
                <w:rPr>
                  <w:rtl w:val="0"/>
                </w:rPr>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952500</wp:posOffset>
                </wp:positionV>
                <wp:extent cx="719138" cy="190500"/>
                <wp:effectExtent b="0" l="0" r="0" t="0"/>
                <wp:wrapNone/>
                <wp:docPr id="31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719138" cy="190500"/>
                        </a:xfrm>
                        <a:prstGeom prst="rect"/>
                        <a:ln/>
                      </pic:spPr>
                    </pic:pic>
                  </a:graphicData>
                </a:graphic>
              </wp:anchor>
            </w:drawing>
          </w:r>
        </w:p>
      </w:sdtContent>
    </w:sdt>
    <w:sdt>
      <w:sdtPr>
        <w:tag w:val="goog_rdk_178"/>
      </w:sdtPr>
      <w:sdtContent>
        <w:p w:rsidR="00000000" w:rsidDel="00000000" w:rsidP="00000000" w:rsidRDefault="00000000" w:rsidRPr="00000000" w14:paraId="000000B6">
          <w:pPr>
            <w:spacing w:after="0" w:line="246" w:lineRule="auto"/>
            <w:ind w:right="103"/>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4629150" cy="1333500"/>
                <wp:effectExtent b="0" l="0" r="0" t="0"/>
                <wp:docPr id="334"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4629150" cy="1333500"/>
                        </a:xfrm>
                        <a:prstGeom prst="rect"/>
                        <a:ln/>
                      </pic:spPr>
                    </pic:pic>
                  </a:graphicData>
                </a:graphic>
              </wp:inline>
            </w:drawing>
          </w:r>
          <w:sdt>
            <w:sdtPr>
              <w:tag w:val="goog_rdk_173"/>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t7iemteci0i9" w:id="43"/>
          <w:bookmarkEnd w:id="43"/>
          <w:sdt>
            <w:sdtPr>
              <w:tag w:val="goog_rdk_17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t xml:space="preserve">F</w:t>
              </w:r>
            </w:sdtContent>
          </w:sdt>
          <w:sdt>
            <w:sdtPr>
              <w:tag w:val="goog_rdk_175"/>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ig. 24. Error with secondary family caregiver’s Social Security or tax ID number.</w:t>
              </w:r>
            </w:sdtContent>
          </w:sdt>
          <w:sdt>
            <w:sdtPr>
              <w:tag w:val="goog_rdk_17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r w:rsidDel="00000000" w:rsidR="00000000" w:rsidRPr="00000000">
            <w:br w:type="page"/>
          </w:r>
          <w:sdt>
            <w:sdtPr>
              <w:tag w:val="goog_rdk_177"/>
            </w:sdtPr>
            <w:sdtContent>
              <w:r w:rsidDel="00000000" w:rsidR="00000000" w:rsidRPr="00000000">
                <w:rPr>
                  <w:rtl w:val="0"/>
                </w:rPr>
              </w:r>
            </w:sdtContent>
          </w:sdt>
        </w:p>
      </w:sdtContent>
    </w:sdt>
    <w:sdt>
      <w:sdtPr>
        <w:tag w:val="goog_rdk_182"/>
      </w:sdtPr>
      <w:sdtContent>
        <w:p w:rsidR="00000000" w:rsidDel="00000000" w:rsidP="00000000" w:rsidRDefault="00000000" w:rsidRPr="00000000" w14:paraId="000000B7">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17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secondary family caregiver will be asked to provide contact information, including mailing and home addresses (</w:t>
              </w:r>
            </w:sdtContent>
          </w:sdt>
          <w:hyperlink w:anchor="bookmark=id.lfqzt2w2ztr1">
            <w:sdt>
              <w:sdtPr>
                <w:tag w:val="goog_rdk_180"/>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25</w:t>
                </w:r>
              </w:sdtContent>
            </w:sdt>
          </w:hyperlink>
          <w:sdt>
            <w:sdtPr>
              <w:tag w:val="goog_rdk_18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184"/>
      </w:sdtPr>
      <w:sdtContent>
        <w:p w:rsidR="00000000" w:rsidDel="00000000" w:rsidP="00000000" w:rsidRDefault="00000000" w:rsidRPr="00000000" w14:paraId="000000B8">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183"/>
            </w:sdtPr>
            <w:sdtContent>
              <w:r w:rsidDel="00000000" w:rsidR="00000000" w:rsidRPr="00000000">
                <w:rPr>
                  <w:rtl w:val="0"/>
                </w:rPr>
              </w:r>
            </w:sdtContent>
          </w:sdt>
        </w:p>
      </w:sdtContent>
    </w:sdt>
    <w:sdt>
      <w:sdtPr>
        <w:tag w:val="goog_rdk_188"/>
      </w:sdtPr>
      <w:sdtContent>
        <w:p w:rsidR="00000000" w:rsidDel="00000000" w:rsidP="00000000" w:rsidRDefault="00000000" w:rsidRPr="00000000" w14:paraId="000000B9">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3374231" cy="7055211"/>
                <wp:effectExtent b="0" l="0" r="0" t="0"/>
                <wp:docPr id="335" name="image38.png"/>
                <a:graphic>
                  <a:graphicData uri="http://schemas.openxmlformats.org/drawingml/2006/picture">
                    <pic:pic>
                      <pic:nvPicPr>
                        <pic:cNvPr id="0" name="image38.png"/>
                        <pic:cNvPicPr preferRelativeResize="0"/>
                      </pic:nvPicPr>
                      <pic:blipFill>
                        <a:blip r:embed="rId41"/>
                        <a:srcRect b="1441" l="3716" r="2440" t="1268"/>
                        <a:stretch>
                          <a:fillRect/>
                        </a:stretch>
                      </pic:blipFill>
                      <pic:spPr>
                        <a:xfrm>
                          <a:off x="0" y="0"/>
                          <a:ext cx="3374231" cy="7055211"/>
                        </a:xfrm>
                        <a:prstGeom prst="rect"/>
                        <a:ln/>
                      </pic:spPr>
                    </pic:pic>
                  </a:graphicData>
                </a:graphic>
              </wp:inline>
            </w:drawing>
          </w:r>
          <w:sdt>
            <w:sdtPr>
              <w:tag w:val="goog_rdk_18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lfqzt2w2ztr1" w:id="44"/>
          <w:bookmarkEnd w:id="44"/>
          <w:sdt>
            <w:sdtPr>
              <w:tag w:val="goog_rdk_186"/>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25. Secondary caregiver contact info.</w:t>
              </w:r>
            </w:sdtContent>
          </w:sdt>
          <w:r w:rsidDel="00000000" w:rsidR="00000000" w:rsidRPr="00000000">
            <w:br w:type="page"/>
          </w:r>
          <w:sdt>
            <w:sdtPr>
              <w:tag w:val="goog_rdk_187"/>
            </w:sdtPr>
            <w:sdtContent>
              <w:r w:rsidDel="00000000" w:rsidR="00000000" w:rsidRPr="00000000">
                <w:rPr>
                  <w:rtl w:val="0"/>
                </w:rPr>
              </w:r>
            </w:sdtContent>
          </w:sdt>
        </w:p>
      </w:sdtContent>
    </w:sdt>
    <w:sdt>
      <w:sdtPr>
        <w:tag w:val="goog_rdk_193"/>
      </w:sdtPr>
      <w:sdtContent>
        <w:p w:rsidR="00000000" w:rsidDel="00000000" w:rsidP="00000000" w:rsidRDefault="00000000" w:rsidRPr="00000000" w14:paraId="000000BA">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18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secondary caregiver’s home address is different from their mailing address, they will be asked to provide the mailing address (</w:t>
              </w:r>
            </w:sdtContent>
          </w:sdt>
          <w:hyperlink w:anchor="bookmark=id.osftdqnl05zo">
            <w:sdt>
              <w:sdtPr>
                <w:tag w:val="goog_rdk_190"/>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26</w:t>
                </w:r>
              </w:sdtContent>
            </w:sdt>
          </w:hyperlink>
          <w:sdt>
            <w:sdtPr>
              <w:tag w:val="goog_rdk_19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sdt>
            <w:sdtPr>
              <w:tag w:val="goog_rdk_192"/>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p>
      </w:sdtContent>
    </w:sdt>
    <w:sdt>
      <w:sdtPr>
        <w:tag w:val="goog_rdk_195"/>
      </w:sdtPr>
      <w:sdtContent>
        <w:p w:rsidR="00000000" w:rsidDel="00000000" w:rsidP="00000000" w:rsidRDefault="00000000" w:rsidRPr="00000000" w14:paraId="000000BB">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4809629" cy="6726315"/>
                <wp:effectExtent b="0" l="0" r="0" t="0"/>
                <wp:docPr id="307" name="image11.png"/>
                <a:graphic>
                  <a:graphicData uri="http://schemas.openxmlformats.org/drawingml/2006/picture">
                    <pic:pic>
                      <pic:nvPicPr>
                        <pic:cNvPr id="0" name="image11.png"/>
                        <pic:cNvPicPr preferRelativeResize="0"/>
                      </pic:nvPicPr>
                      <pic:blipFill>
                        <a:blip r:embed="rId42"/>
                        <a:srcRect b="1666" l="2740" r="2389" t="1925"/>
                        <a:stretch>
                          <a:fillRect/>
                        </a:stretch>
                      </pic:blipFill>
                      <pic:spPr>
                        <a:xfrm>
                          <a:off x="0" y="0"/>
                          <a:ext cx="4809629" cy="6726315"/>
                        </a:xfrm>
                        <a:prstGeom prst="rect"/>
                        <a:ln/>
                      </pic:spPr>
                    </pic:pic>
                  </a:graphicData>
                </a:graphic>
              </wp:inline>
            </w:drawing>
          </w:r>
          <w:sdt>
            <w:sdtPr>
              <w:tag w:val="goog_rdk_194"/>
            </w:sdtPr>
            <w:sdtContent>
              <w:r w:rsidDel="00000000" w:rsidR="00000000" w:rsidRPr="00000000">
                <w:rPr>
                  <w:rtl w:val="0"/>
                </w:rPr>
              </w:r>
            </w:sdtContent>
          </w:sdt>
        </w:p>
      </w:sdtContent>
    </w:sdt>
    <w:bookmarkStart w:colFirst="0" w:colLast="0" w:name="bookmark=id.osftdqnl05zo" w:id="45"/>
    <w:bookmarkEnd w:id="45"/>
    <w:sdt>
      <w:sdtPr>
        <w:tag w:val="goog_rdk_198"/>
      </w:sdtPr>
      <w:sdtContent>
        <w:p w:rsidR="00000000" w:rsidDel="00000000" w:rsidP="00000000" w:rsidRDefault="00000000" w:rsidRPr="00000000" w14:paraId="000000BC">
          <w:pPr>
            <w:pBdr>
              <w:bottom w:color="000000" w:space="1" w:sz="6" w:val="single"/>
            </w:pBdr>
            <w:spacing w:after="0" w:line="246" w:lineRule="auto"/>
            <w:ind w:left="-5" w:right="103" w:hanging="10"/>
            <w:rPr>
              <w:rFonts w:ascii="Arial" w:cs="Arial" w:eastAsia="Arial" w:hAnsi="Arial"/>
              <w:b w:val="1"/>
              <w:rPrChange w:author="Heather Justice" w:id="6" w:date="2024-11-06T20:34:53Z">
                <w:rPr>
                  <w:rFonts w:ascii="Arial" w:cs="Arial" w:eastAsia="Arial" w:hAnsi="Arial"/>
                  <w:i w:val="1"/>
                  <w:sz w:val="18"/>
                  <w:szCs w:val="18"/>
                </w:rPr>
              </w:rPrChange>
            </w:rPr>
          </w:pPr>
          <w:sdt>
            <w:sdtPr>
              <w:tag w:val="goog_rdk_196"/>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26. Secondary caregiver contact info.</w:t>
              </w:r>
            </w:sdtContent>
          </w:sdt>
          <w:r w:rsidDel="00000000" w:rsidR="00000000" w:rsidRPr="00000000">
            <w:br w:type="page"/>
          </w:r>
          <w:sdt>
            <w:sdtPr>
              <w:tag w:val="goog_rdk_197"/>
            </w:sdtPr>
            <w:sdtContent>
              <w:r w:rsidDel="00000000" w:rsidR="00000000" w:rsidRPr="00000000">
                <w:rPr>
                  <w:rtl w:val="0"/>
                </w:rPr>
              </w:r>
            </w:sdtContent>
          </w:sdt>
        </w:p>
      </w:sdtContent>
    </w:sdt>
    <w:sdt>
      <w:sdtPr>
        <w:tag w:val="goog_rdk_202"/>
      </w:sdtPr>
      <w:sdtContent>
        <w:p w:rsidR="00000000" w:rsidDel="00000000" w:rsidP="00000000" w:rsidRDefault="00000000" w:rsidRPr="00000000" w14:paraId="000000BD">
          <w:pPr>
            <w:spacing w:after="0" w:line="246" w:lineRule="auto"/>
            <w:ind w:left="-5" w:right="103" w:hanging="10"/>
            <w:rPr>
              <w:rFonts w:ascii="Arial" w:cs="Arial" w:eastAsia="Arial" w:hAnsi="Arial"/>
              <w:rPrChange w:author="Heather Justice" w:id="6" w:date="2024-11-06T20:34:53Z">
                <w:rPr>
                  <w:rFonts w:ascii="Arial" w:cs="Arial" w:eastAsia="Arial" w:hAnsi="Arial"/>
                </w:rPr>
              </w:rPrChange>
            </w:rPr>
          </w:pPr>
          <w:sdt>
            <w:sdtPr>
              <w:tag w:val="goog_rdk_19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A primary phone number is required so a Facility Caregiver Support Program staff member can contact the secondary family caregiver to discuss the application (</w:t>
              </w:r>
            </w:sdtContent>
          </w:sdt>
          <w:hyperlink w:anchor="bookmark=id.vgs2sur2w22z">
            <w:sdt>
              <w:sdtPr>
                <w:tag w:val="goog_rdk_200"/>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27</w:t>
                </w:r>
              </w:sdtContent>
            </w:sdt>
          </w:hyperlink>
          <w:sdt>
            <w:sdtPr>
              <w:tag w:val="goog_rdk_20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Email is not a required field.</w:t>
              </w:r>
            </w:sdtContent>
          </w:sdt>
        </w:p>
      </w:sdtContent>
    </w:sdt>
    <w:sdt>
      <w:sdtPr>
        <w:tag w:val="goog_rdk_204"/>
      </w:sdtPr>
      <w:sdtContent>
        <w:p w:rsidR="00000000" w:rsidDel="00000000" w:rsidP="00000000" w:rsidRDefault="00000000" w:rsidRPr="00000000" w14:paraId="000000BE">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203"/>
            </w:sdtPr>
            <w:sdtContent>
              <w:r w:rsidDel="00000000" w:rsidR="00000000" w:rsidRPr="00000000">
                <w:rPr>
                  <w:rtl w:val="0"/>
                </w:rPr>
              </w:r>
            </w:sdtContent>
          </w:sdt>
        </w:p>
      </w:sdtContent>
    </w:sdt>
    <w:sdt>
      <w:sdtPr>
        <w:tag w:val="goog_rdk_206"/>
      </w:sdtPr>
      <w:sdtContent>
        <w:p w:rsidR="00000000" w:rsidDel="00000000" w:rsidP="00000000" w:rsidRDefault="00000000" w:rsidRPr="00000000" w14:paraId="000000BF">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5550694" cy="6897197"/>
                <wp:effectExtent b="0" l="0" r="0" t="0"/>
                <wp:docPr id="308" name="image41.png"/>
                <a:graphic>
                  <a:graphicData uri="http://schemas.openxmlformats.org/drawingml/2006/picture">
                    <pic:pic>
                      <pic:nvPicPr>
                        <pic:cNvPr id="0" name="image41.png"/>
                        <pic:cNvPicPr preferRelativeResize="0"/>
                      </pic:nvPicPr>
                      <pic:blipFill>
                        <a:blip r:embed="rId43"/>
                        <a:srcRect b="1798" l="3029" r="1604" t="2035"/>
                        <a:stretch>
                          <a:fillRect/>
                        </a:stretch>
                      </pic:blipFill>
                      <pic:spPr>
                        <a:xfrm>
                          <a:off x="0" y="0"/>
                          <a:ext cx="5550694" cy="6897197"/>
                        </a:xfrm>
                        <a:prstGeom prst="rect"/>
                        <a:ln/>
                      </pic:spPr>
                    </pic:pic>
                  </a:graphicData>
                </a:graphic>
              </wp:inline>
            </w:drawing>
          </w:r>
          <w:sdt>
            <w:sdtPr>
              <w:tag w:val="goog_rdk_205"/>
            </w:sdtPr>
            <w:sdtContent>
              <w:r w:rsidDel="00000000" w:rsidR="00000000" w:rsidRPr="00000000">
                <w:rPr>
                  <w:rtl w:val="0"/>
                </w:rPr>
              </w:r>
            </w:sdtContent>
          </w:sdt>
        </w:p>
      </w:sdtContent>
    </w:sdt>
    <w:bookmarkStart w:colFirst="0" w:colLast="0" w:name="bookmark=id.vgs2sur2w22z" w:id="46"/>
    <w:bookmarkEnd w:id="46"/>
    <w:sdt>
      <w:sdtPr>
        <w:tag w:val="goog_rdk_209"/>
      </w:sdtPr>
      <w:sdtContent>
        <w:p w:rsidR="00000000" w:rsidDel="00000000" w:rsidP="00000000" w:rsidRDefault="00000000" w:rsidRPr="00000000" w14:paraId="000000C0">
          <w:pPr>
            <w:spacing w:after="0" w:line="246" w:lineRule="auto"/>
            <w:ind w:left="-5" w:right="103" w:hanging="10"/>
            <w:rPr>
              <w:rFonts w:ascii="Arial" w:cs="Arial" w:eastAsia="Arial" w:hAnsi="Arial"/>
              <w:b w:val="1"/>
              <w:rPrChange w:author="Heather Justice" w:id="6" w:date="2024-11-06T20:34:53Z">
                <w:rPr>
                  <w:rFonts w:ascii="Arial" w:cs="Arial" w:eastAsia="Arial" w:hAnsi="Arial"/>
                  <w:i w:val="1"/>
                  <w:sz w:val="18"/>
                  <w:szCs w:val="18"/>
                </w:rPr>
              </w:rPrChange>
            </w:rPr>
          </w:pPr>
          <w:sdt>
            <w:sdtPr>
              <w:tag w:val="goog_rdk_207"/>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27. Secondary caregiver phone number.</w:t>
              </w:r>
            </w:sdtContent>
          </w:sdt>
          <w:r w:rsidDel="00000000" w:rsidR="00000000" w:rsidRPr="00000000">
            <w:br w:type="page"/>
          </w:r>
          <w:sdt>
            <w:sdtPr>
              <w:tag w:val="goog_rdk_208"/>
            </w:sdtPr>
            <w:sdtContent>
              <w:r w:rsidDel="00000000" w:rsidR="00000000" w:rsidRPr="00000000">
                <w:rPr>
                  <w:rtl w:val="0"/>
                </w:rPr>
              </w:r>
            </w:sdtContent>
          </w:sdt>
        </w:p>
      </w:sdtContent>
    </w:sdt>
    <w:sdt>
      <w:sdtPr>
        <w:tag w:val="goog_rdk_215"/>
      </w:sdtPr>
      <w:sdtContent>
        <w:p w:rsidR="00000000" w:rsidDel="00000000" w:rsidP="00000000" w:rsidRDefault="00000000" w:rsidRPr="00000000" w14:paraId="000000C1">
          <w:pPr>
            <w:rPr>
              <w:rFonts w:ascii="Arial" w:cs="Arial" w:eastAsia="Arial" w:hAnsi="Arial"/>
              <w:rPrChange w:author="Heather Justice" w:id="6" w:date="2024-11-06T20:34:53Z">
                <w:rPr>
                  <w:rFonts w:ascii="Arial" w:cs="Arial" w:eastAsia="Arial" w:hAnsi="Arial"/>
                </w:rPr>
              </w:rPrChange>
            </w:rPr>
          </w:pPr>
          <w:sdt>
            <w:sdtPr>
              <w:tag w:val="goog_rdk_21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Applicants are then asked if they would like to add a secondary family caregiver (</w:t>
              </w:r>
            </w:sdtContent>
          </w:sdt>
          <w:hyperlink w:anchor="bookmark=id.spqk97pipqn0">
            <w:sdt>
              <w:sdtPr>
                <w:tag w:val="goog_rdk_211"/>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28</w:t>
                </w:r>
              </w:sdtContent>
            </w:sdt>
          </w:hyperlink>
          <w:sdt>
            <w:sdtPr>
              <w:tag w:val="goog_rdk_212"/>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If they do not add an additional secondary family caregiver, they will advance to the </w:t>
              </w:r>
            </w:sdtContent>
          </w:sdt>
          <w:hyperlink w:anchor="_heading=h.1rvwp1q">
            <w:sdt>
              <w:sdtPr>
                <w:tag w:val="goog_rdk_213"/>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review screen</w:t>
                </w:r>
              </w:sdtContent>
            </w:sdt>
          </w:hyperlink>
          <w:sdt>
            <w:sdtPr>
              <w:tag w:val="goog_rdk_214"/>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229"/>
      </w:sdtPr>
      <w:sdtContent>
        <w:p w:rsidR="00000000" w:rsidDel="00000000" w:rsidP="00000000" w:rsidRDefault="00000000" w:rsidRPr="00000000" w14:paraId="000000C2">
          <w:pPr>
            <w:pBdr>
              <w:bottom w:color="000000" w:space="1" w:sz="6" w:val="single"/>
            </w:pBdr>
            <w:rPr>
              <w:rFonts w:ascii="Arial" w:cs="Arial" w:eastAsia="Arial" w:hAnsi="Arial"/>
              <w:rPrChange w:author="Heather Justice" w:id="6" w:date="2024-11-06T20:34:53Z">
                <w:rPr>
                  <w:rFonts w:ascii="Arial" w:cs="Arial" w:eastAsia="Arial" w:hAnsi="Arial"/>
                  <w:color w:val="000000"/>
                </w:rPr>
              </w:rPrChange>
            </w:rPr>
          </w:pPr>
          <w:r w:rsidDel="00000000" w:rsidR="00000000" w:rsidRPr="00000000">
            <w:rPr>
              <w:rFonts w:ascii="Arial" w:cs="Arial" w:eastAsia="Arial" w:hAnsi="Arial"/>
            </w:rPr>
            <w:drawing>
              <wp:inline distB="114300" distT="114300" distL="114300" distR="114300">
                <wp:extent cx="5286375" cy="4200525"/>
                <wp:effectExtent b="0" l="0" r="0" t="0"/>
                <wp:docPr id="30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286375" cy="4200525"/>
                        </a:xfrm>
                        <a:prstGeom prst="rect"/>
                        <a:ln/>
                      </pic:spPr>
                    </pic:pic>
                  </a:graphicData>
                </a:graphic>
              </wp:inline>
            </w:drawing>
          </w:r>
          <w:sdt>
            <w:sdtPr>
              <w:tag w:val="goog_rdk_216"/>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spqk97pipqn0" w:id="47"/>
          <w:bookmarkEnd w:id="47"/>
          <w:sdt>
            <w:sdtPr>
              <w:tag w:val="goog_rdk_217"/>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28. Option to add an additional secondary family caregiver.</w:t>
              </w:r>
            </w:sdtContent>
          </w:sdt>
          <w:sdt>
            <w:sdtPr>
              <w:tag w:val="goog_rdk_218"/>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br w:type="textWrapping"/>
                <w:t xml:space="preserve">T</w:t>
              </w:r>
            </w:sdtContent>
          </w:sdt>
          <w:sdt>
            <w:sdtPr>
              <w:tag w:val="goog_rdk_21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hey will advance to a new screen if they add a secondary family caregiver.</w:t>
                <w:br w:type="textWrapping"/>
                <w:br w:type="textWrapping"/>
              </w:r>
            </w:sdtContent>
          </w:sdt>
          <w:bookmarkStart w:colFirst="0" w:colLast="0" w:name="bookmark=id.mmpcrb3cszar" w:id="48"/>
          <w:bookmarkEnd w:id="48"/>
          <w:sdt>
            <w:sdtPr>
              <w:tag w:val="goog_rdk_220"/>
            </w:sdtPr>
            <w:sdtContent>
              <w:r w:rsidDel="00000000" w:rsidR="00000000" w:rsidRPr="00000000">
                <w:rPr>
                  <w:rFonts w:ascii="Arial" w:cs="Arial" w:eastAsia="Arial" w:hAnsi="Arial"/>
                  <w:rtl w:val="0"/>
                  <w:rPrChange w:author="Heather Justice" w:id="6" w:date="2024-11-06T20:34:53Z">
                    <w:rPr>
                      <w:rFonts w:ascii="Arial" w:cs="Arial" w:eastAsia="Arial" w:hAnsi="Arial"/>
                      <w:color w:val="000000"/>
                    </w:rPr>
                  </w:rPrChange>
                </w:rPr>
                <w:t xml:space="preserve">Additional </w:t>
              </w:r>
            </w:sdtContent>
          </w:sdt>
          <w:sdt>
            <w:sdtPr>
              <w:tag w:val="goog_rdk_22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s</w:t>
              </w:r>
            </w:sdtContent>
          </w:sdt>
          <w:sdt>
            <w:sdtPr>
              <w:tag w:val="goog_rdk_222"/>
            </w:sdtPr>
            <w:sdtContent>
              <w:r w:rsidDel="00000000" w:rsidR="00000000" w:rsidRPr="00000000">
                <w:rPr>
                  <w:rFonts w:ascii="Arial" w:cs="Arial" w:eastAsia="Arial" w:hAnsi="Arial"/>
                  <w:rtl w:val="0"/>
                  <w:rPrChange w:author="Heather Justice" w:id="6" w:date="2024-11-06T20:34:53Z">
                    <w:rPr>
                      <w:rFonts w:ascii="Arial" w:cs="Arial" w:eastAsia="Arial" w:hAnsi="Arial"/>
                      <w:color w:val="000000"/>
                    </w:rPr>
                  </w:rPrChange>
                </w:rPr>
                <w:t xml:space="preserve">econdary </w:t>
              </w:r>
            </w:sdtContent>
          </w:sdt>
          <w:sdt>
            <w:sdtPr>
              <w:tag w:val="goog_rdk_22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f</w:t>
              </w:r>
            </w:sdtContent>
          </w:sdt>
          <w:sdt>
            <w:sdtPr>
              <w:tag w:val="goog_rdk_224"/>
            </w:sdtPr>
            <w:sdtContent>
              <w:r w:rsidDel="00000000" w:rsidR="00000000" w:rsidRPr="00000000">
                <w:rPr>
                  <w:rFonts w:ascii="Arial" w:cs="Arial" w:eastAsia="Arial" w:hAnsi="Arial"/>
                  <w:rtl w:val="0"/>
                  <w:rPrChange w:author="Heather Justice" w:id="6" w:date="2024-11-06T20:34:53Z">
                    <w:rPr>
                      <w:rFonts w:ascii="Arial" w:cs="Arial" w:eastAsia="Arial" w:hAnsi="Arial"/>
                      <w:color w:val="000000"/>
                    </w:rPr>
                  </w:rPrChange>
                </w:rPr>
                <w:t xml:space="preserve">amily </w:t>
              </w:r>
            </w:sdtContent>
          </w:sdt>
          <w:sdt>
            <w:sdtPr>
              <w:tag w:val="goog_rdk_22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c</w:t>
              </w:r>
            </w:sdtContent>
          </w:sdt>
          <w:sdt>
            <w:sdtPr>
              <w:tag w:val="goog_rdk_226"/>
            </w:sdtPr>
            <w:sdtContent>
              <w:r w:rsidDel="00000000" w:rsidR="00000000" w:rsidRPr="00000000">
                <w:rPr>
                  <w:rFonts w:ascii="Arial" w:cs="Arial" w:eastAsia="Arial" w:hAnsi="Arial"/>
                  <w:rtl w:val="0"/>
                  <w:rPrChange w:author="Heather Justice" w:id="6" w:date="2024-11-06T20:34:53Z">
                    <w:rPr>
                      <w:rFonts w:ascii="Arial" w:cs="Arial" w:eastAsia="Arial" w:hAnsi="Arial"/>
                      <w:color w:val="000000"/>
                    </w:rPr>
                  </w:rPrChange>
                </w:rPr>
                <w:t xml:space="preserve">aregiver </w:t>
              </w:r>
            </w:sdtContent>
          </w:sdt>
          <w:sdt>
            <w:sdtPr>
              <w:tag w:val="goog_rdk_22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w:t>
              </w:r>
            </w:sdtContent>
          </w:sdt>
          <w:sdt>
            <w:sdtPr>
              <w:tag w:val="goog_rdk_228"/>
            </w:sdtPr>
            <w:sdtContent>
              <w:r w:rsidDel="00000000" w:rsidR="00000000" w:rsidRPr="00000000">
                <w:rPr>
                  <w:rFonts w:ascii="Arial" w:cs="Arial" w:eastAsia="Arial" w:hAnsi="Arial"/>
                  <w:rtl w:val="0"/>
                  <w:rPrChange w:author="Heather Justice" w:id="6" w:date="2024-11-06T20:34:53Z">
                    <w:rPr>
                      <w:rFonts w:ascii="Arial" w:cs="Arial" w:eastAsia="Arial" w:hAnsi="Arial"/>
                      <w:color w:val="000000"/>
                    </w:rPr>
                  </w:rPrChange>
                </w:rPr>
                <w:t xml:space="preserve">nformation</w:t>
              </w:r>
            </w:sdtContent>
          </w:sdt>
        </w:p>
      </w:sdtContent>
    </w:sdt>
    <w:sdt>
      <w:sdtPr>
        <w:tag w:val="goog_rdk_234"/>
      </w:sdtPr>
      <w:sdtContent>
        <w:p w:rsidR="00000000" w:rsidDel="00000000" w:rsidP="00000000" w:rsidRDefault="00000000" w:rsidRPr="00000000" w14:paraId="000000C3">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sdt>
            <w:sdtPr>
              <w:tag w:val="goog_rdk_23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person applying to be the additional secondary family caregiver will be asked to enter general personal information (</w:t>
              </w:r>
            </w:sdtContent>
          </w:sdt>
          <w:hyperlink w:anchor="bookmark=id.teoqrhpsrsjq">
            <w:sdt>
              <w:sdtPr>
                <w:tag w:val="goog_rdk_231"/>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29</w:t>
                </w:r>
              </w:sdtContent>
            </w:sdt>
          </w:hyperlink>
          <w:sdt>
            <w:sdtPr>
              <w:tag w:val="goog_rdk_232"/>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r w:rsidDel="00000000" w:rsidR="00000000" w:rsidRPr="00000000">
            <w:br w:type="page"/>
          </w:r>
          <w:sdt>
            <w:sdtPr>
              <w:tag w:val="goog_rdk_233"/>
            </w:sdtPr>
            <w:sdtContent>
              <w:r w:rsidDel="00000000" w:rsidR="00000000" w:rsidRPr="00000000">
                <w:rPr>
                  <w:rtl w:val="0"/>
                </w:rPr>
              </w:r>
            </w:sdtContent>
          </w:sdt>
        </w:p>
      </w:sdtContent>
    </w:sdt>
    <w:sdt>
      <w:sdtPr>
        <w:tag w:val="goog_rdk_238"/>
      </w:sdtPr>
      <w:sdtContent>
        <w:p w:rsidR="00000000" w:rsidDel="00000000" w:rsidP="00000000" w:rsidRDefault="00000000" w:rsidRPr="00000000" w14:paraId="000000C4">
          <w:pPr>
            <w:rPr>
              <w:rFonts w:ascii="Arial" w:cs="Arial" w:eastAsia="Arial" w:hAnsi="Arial"/>
              <w:b w:val="1"/>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3956854" cy="7555706"/>
                <wp:effectExtent b="0" l="0" r="0" t="0"/>
                <wp:docPr id="310" name="image3.png"/>
                <a:graphic>
                  <a:graphicData uri="http://schemas.openxmlformats.org/drawingml/2006/picture">
                    <pic:pic>
                      <pic:nvPicPr>
                        <pic:cNvPr id="0" name="image3.png"/>
                        <pic:cNvPicPr preferRelativeResize="0"/>
                      </pic:nvPicPr>
                      <pic:blipFill>
                        <a:blip r:embed="rId45"/>
                        <a:srcRect b="1202" l="3011" r="4469" t="1259"/>
                        <a:stretch>
                          <a:fillRect/>
                        </a:stretch>
                      </pic:blipFill>
                      <pic:spPr>
                        <a:xfrm>
                          <a:off x="0" y="0"/>
                          <a:ext cx="3956854" cy="7555706"/>
                        </a:xfrm>
                        <a:prstGeom prst="rect"/>
                        <a:ln/>
                      </pic:spPr>
                    </pic:pic>
                  </a:graphicData>
                </a:graphic>
              </wp:inline>
            </w:drawing>
          </w:r>
          <w:sdt>
            <w:sdtPr>
              <w:tag w:val="goog_rdk_23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teoqrhpsrsjq" w:id="49"/>
          <w:bookmarkEnd w:id="49"/>
          <w:sdt>
            <w:sdtPr>
              <w:tag w:val="goog_rdk_236"/>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29. Additional secondary family caregiver information.</w:t>
              </w:r>
            </w:sdtContent>
          </w:sdt>
          <w:r w:rsidDel="00000000" w:rsidR="00000000" w:rsidRPr="00000000">
            <w:br w:type="page"/>
          </w:r>
          <w:sdt>
            <w:sdtPr>
              <w:tag w:val="goog_rdk_237"/>
            </w:sdtPr>
            <w:sdtContent>
              <w:r w:rsidDel="00000000" w:rsidR="00000000" w:rsidRPr="00000000">
                <w:rPr>
                  <w:rtl w:val="0"/>
                </w:rPr>
              </w:r>
            </w:sdtContent>
          </w:sdt>
        </w:p>
      </w:sdtContent>
    </w:sdt>
    <w:sdt>
      <w:sdtPr>
        <w:tag w:val="goog_rdk_242"/>
      </w:sdtPr>
      <w:sdtContent>
        <w:p w:rsidR="00000000" w:rsidDel="00000000" w:rsidP="00000000" w:rsidRDefault="00000000" w:rsidRPr="00000000" w14:paraId="000000C5">
          <w:pPr>
            <w:spacing w:after="0" w:line="246" w:lineRule="auto"/>
            <w:ind w:left="-5" w:right="103" w:hanging="10"/>
            <w:rPr>
              <w:rFonts w:ascii="Arial" w:cs="Arial" w:eastAsia="Arial" w:hAnsi="Arial"/>
              <w:rPrChange w:author="Heather Justice" w:id="6" w:date="2024-11-06T20:34:53Z">
                <w:rPr>
                  <w:rFonts w:ascii="Arial" w:cs="Arial" w:eastAsia="Arial" w:hAnsi="Arial"/>
                </w:rPr>
              </w:rPrChange>
            </w:rPr>
          </w:pPr>
          <w:sdt>
            <w:sdtPr>
              <w:tag w:val="goog_rdk_23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application will tell the additional secondary family caregiver what to fill in. If they do not enter all the required information, they will not be allowed to proceed to the</w:t>
                <w:br w:type="textWrapping"/>
                <w:t xml:space="preserve">next page.</w:t>
                <w:br w:type="textWrapping"/>
                <w:br w:type="textWrapping"/>
                <w:t xml:space="preserve">The additional secondary family caregiver’s Social Security or tax identification number is requested but not required to apply for the program. The caregiver applicant will receive an error message (</w:t>
              </w:r>
            </w:sdtContent>
          </w:sdt>
          <w:hyperlink w:anchor="bookmark=id.teoqrhpsrsjq">
            <w:sdt>
              <w:sdtPr>
                <w:tag w:val="goog_rdk_240"/>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30</w:t>
                </w:r>
              </w:sdtContent>
            </w:sdt>
          </w:hyperlink>
          <w:sdt>
            <w:sdtPr>
              <w:tag w:val="goog_rdk_24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if they enter a number that is not 9 digits or that repeats a number entered elsewhere on the form.</w:t>
              </w:r>
            </w:sdtContent>
          </w:sdt>
        </w:p>
      </w:sdtContent>
    </w:sdt>
    <w:sdt>
      <w:sdtPr>
        <w:tag w:val="goog_rdk_244"/>
      </w:sdtPr>
      <w:sdtContent>
        <w:p w:rsidR="00000000" w:rsidDel="00000000" w:rsidP="00000000" w:rsidRDefault="00000000" w:rsidRPr="00000000" w14:paraId="000000C6">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243"/>
            </w:sdtPr>
            <w:sdtContent>
              <w:r w:rsidDel="00000000" w:rsidR="00000000" w:rsidRPr="00000000">
                <w:rPr>
                  <w:rtl w:val="0"/>
                </w:rPr>
              </w:r>
            </w:sdtContent>
          </w:sdt>
        </w:p>
      </w:sdtContent>
    </w:sdt>
    <w:sdt>
      <w:sdtPr>
        <w:tag w:val="goog_rdk_246"/>
      </w:sdtPr>
      <w:sdtContent>
        <w:p w:rsidR="00000000" w:rsidDel="00000000" w:rsidP="00000000" w:rsidRDefault="00000000" w:rsidRPr="00000000" w14:paraId="000000C7">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4657725" cy="1095375"/>
                <wp:effectExtent b="0" l="0" r="0" t="0"/>
                <wp:docPr id="31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657725" cy="1095375"/>
                        </a:xfrm>
                        <a:prstGeom prst="rect"/>
                        <a:ln/>
                      </pic:spPr>
                    </pic:pic>
                  </a:graphicData>
                </a:graphic>
              </wp:inline>
            </w:drawing>
          </w:r>
          <w:sdt>
            <w:sdtPr>
              <w:tag w:val="goog_rdk_245"/>
            </w:sdtPr>
            <w:sdtContent>
              <w:r w:rsidDel="00000000" w:rsidR="00000000" w:rsidRPr="00000000">
                <w:rPr>
                  <w:rtl w:val="0"/>
                </w:rPr>
              </w:r>
            </w:sdtContent>
          </w:sdt>
        </w:p>
      </w:sdtContent>
    </w:sdt>
    <w:bookmarkStart w:colFirst="0" w:colLast="0" w:name="bookmark=id.tpu4zjutvwwu" w:id="50"/>
    <w:bookmarkEnd w:id="50"/>
    <w:sdt>
      <w:sdtPr>
        <w:tag w:val="goog_rdk_249"/>
      </w:sdtPr>
      <w:sdtContent>
        <w:p w:rsidR="00000000" w:rsidDel="00000000" w:rsidP="00000000" w:rsidRDefault="00000000" w:rsidRPr="00000000" w14:paraId="000000C8">
          <w:pPr>
            <w:spacing w:after="0" w:line="246" w:lineRule="auto"/>
            <w:ind w:left="-5" w:right="103" w:hanging="10"/>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247"/>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30. Additional secondary family caregiver, Social Security, or tax ID number error.</w:t>
              </w:r>
            </w:sdtContent>
          </w:sdt>
          <w:sdt>
            <w:sdtPr>
              <w:tag w:val="goog_rdk_248"/>
            </w:sdtPr>
            <w:sdtContent>
              <w:r w:rsidDel="00000000" w:rsidR="00000000" w:rsidRPr="00000000">
                <w:rPr>
                  <w:rtl w:val="0"/>
                </w:rPr>
              </w:r>
            </w:sdtContent>
          </w:sdt>
        </w:p>
      </w:sdtContent>
    </w:sdt>
    <w:sdt>
      <w:sdtPr>
        <w:tag w:val="goog_rdk_251"/>
      </w:sdtPr>
      <w:sdtContent>
        <w:p w:rsidR="00000000" w:rsidDel="00000000" w:rsidP="00000000" w:rsidRDefault="00000000" w:rsidRPr="00000000" w14:paraId="000000C9">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250"/>
            </w:sdtPr>
            <w:sdtContent>
              <w:r w:rsidDel="00000000" w:rsidR="00000000" w:rsidRPr="00000000">
                <w:rPr>
                  <w:rtl w:val="0"/>
                </w:rPr>
              </w:r>
            </w:sdtContent>
          </w:sdt>
        </w:p>
      </w:sdtContent>
    </w:sdt>
    <w:sdt>
      <w:sdtPr>
        <w:tag w:val="goog_rdk_253"/>
      </w:sdtPr>
      <w:sdtContent>
        <w:p w:rsidR="00000000" w:rsidDel="00000000" w:rsidP="00000000" w:rsidRDefault="00000000" w:rsidRPr="00000000" w14:paraId="000000CA">
          <w:pPr>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252"/>
            </w:sdtPr>
            <w:sdtContent>
              <w:r w:rsidDel="00000000" w:rsidR="00000000" w:rsidRPr="00000000">
                <w:rPr>
                  <w:rtl w:val="0"/>
                </w:rPr>
              </w:r>
            </w:sdtContent>
          </w:sdt>
        </w:p>
      </w:sdtContent>
    </w:sdt>
    <w:sdt>
      <w:sdtPr>
        <w:tag w:val="goog_rdk_258"/>
      </w:sdtPr>
      <w:sdtContent>
        <w:p w:rsidR="00000000" w:rsidDel="00000000" w:rsidP="00000000" w:rsidRDefault="00000000" w:rsidRPr="00000000" w14:paraId="000000CB">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254"/>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sdt>
            <w:sdtPr>
              <w:tag w:val="goog_rdk_25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additional secondary family caregiver will be asked to fill in contact information, including home and mailing address (</w:t>
              </w:r>
            </w:sdtContent>
          </w:sdt>
          <w:hyperlink w:anchor="bookmark=id.7j8n7dgaxhvu">
            <w:sdt>
              <w:sdtPr>
                <w:tag w:val="goog_rdk_25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31</w:t>
                </w:r>
              </w:sdtContent>
            </w:sdt>
          </w:hyperlink>
          <w:sdt>
            <w:sdtPr>
              <w:tag w:val="goog_rdk_25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260"/>
      </w:sdtPr>
      <w:sdtContent>
        <w:p w:rsidR="00000000" w:rsidDel="00000000" w:rsidP="00000000" w:rsidRDefault="00000000" w:rsidRPr="00000000" w14:paraId="000000CC">
          <w:pPr>
            <w:spacing w:after="0" w:line="246" w:lineRule="auto"/>
            <w:ind w:right="103"/>
            <w:rPr>
              <w:rFonts w:ascii="Arial" w:cs="Arial" w:eastAsia="Arial" w:hAnsi="Arial"/>
              <w:rPrChange w:author="Heather Justice" w:id="6" w:date="2024-11-06T20:34:53Z">
                <w:rPr>
                  <w:rFonts w:ascii="Arial" w:cs="Arial" w:eastAsia="Arial" w:hAnsi="Arial"/>
                </w:rPr>
              </w:rPrChange>
            </w:rPr>
          </w:pPr>
          <w:sdt>
            <w:sdtPr>
              <w:tag w:val="goog_rdk_259"/>
            </w:sdtPr>
            <w:sdtContent>
              <w:r w:rsidDel="00000000" w:rsidR="00000000" w:rsidRPr="00000000">
                <w:rPr>
                  <w:rtl w:val="0"/>
                </w:rPr>
              </w:r>
            </w:sdtContent>
          </w:sdt>
        </w:p>
      </w:sdtContent>
    </w:sdt>
    <w:sdt>
      <w:sdtPr>
        <w:tag w:val="goog_rdk_262"/>
      </w:sdtPr>
      <w:sdtContent>
        <w:p w:rsidR="00000000" w:rsidDel="00000000" w:rsidP="00000000" w:rsidRDefault="00000000" w:rsidRPr="00000000" w14:paraId="000000CD">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3187560" cy="6834504"/>
                <wp:effectExtent b="0" l="0" r="0" t="0"/>
                <wp:docPr id="312" name="image5.png"/>
                <a:graphic>
                  <a:graphicData uri="http://schemas.openxmlformats.org/drawingml/2006/picture">
                    <pic:pic>
                      <pic:nvPicPr>
                        <pic:cNvPr id="0" name="image5.png"/>
                        <pic:cNvPicPr preferRelativeResize="0"/>
                      </pic:nvPicPr>
                      <pic:blipFill>
                        <a:blip r:embed="rId47"/>
                        <a:srcRect b="1439" l="2454" r="5269" t="1095"/>
                        <a:stretch>
                          <a:fillRect/>
                        </a:stretch>
                      </pic:blipFill>
                      <pic:spPr>
                        <a:xfrm>
                          <a:off x="0" y="0"/>
                          <a:ext cx="3187560" cy="6834504"/>
                        </a:xfrm>
                        <a:prstGeom prst="rect"/>
                        <a:ln/>
                      </pic:spPr>
                    </pic:pic>
                  </a:graphicData>
                </a:graphic>
              </wp:inline>
            </w:drawing>
          </w:r>
          <w:sdt>
            <w:sdtPr>
              <w:tag w:val="goog_rdk_261"/>
            </w:sdtPr>
            <w:sdtContent>
              <w:r w:rsidDel="00000000" w:rsidR="00000000" w:rsidRPr="00000000">
                <w:rPr>
                  <w:rtl w:val="0"/>
                </w:rPr>
              </w:r>
            </w:sdtContent>
          </w:sdt>
        </w:p>
      </w:sdtContent>
    </w:sdt>
    <w:bookmarkStart w:colFirst="0" w:colLast="0" w:name="bookmark=id.7j8n7dgaxhvu" w:id="51"/>
    <w:bookmarkEnd w:id="51"/>
    <w:sdt>
      <w:sdtPr>
        <w:tag w:val="goog_rdk_264"/>
      </w:sdtPr>
      <w:sdtContent>
        <w:p w:rsidR="00000000" w:rsidDel="00000000" w:rsidP="00000000" w:rsidRDefault="00000000" w:rsidRPr="00000000" w14:paraId="000000CE">
          <w:pPr>
            <w:pBdr>
              <w:bottom w:color="000000" w:space="1" w:sz="6" w:val="single"/>
            </w:pBd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26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31. Additional secondary family caregiver contact information.</w:t>
              </w:r>
            </w:sdtContent>
          </w:sdt>
        </w:p>
      </w:sdtContent>
    </w:sdt>
    <w:sdt>
      <w:sdtPr>
        <w:tag w:val="goog_rdk_268"/>
      </w:sdtPr>
      <w:sdtContent>
        <w:p w:rsidR="00000000" w:rsidDel="00000000" w:rsidP="00000000" w:rsidRDefault="00000000" w:rsidRPr="00000000" w14:paraId="000000CF">
          <w:pPr>
            <w:pBdr>
              <w:bottom w:color="000000" w:space="1" w:sz="6" w:val="single"/>
            </w:pBdr>
            <w:spacing w:after="0" w:line="246" w:lineRule="auto"/>
            <w:ind w:left="-5" w:right="103" w:hanging="10"/>
            <w:rPr>
              <w:rFonts w:ascii="Arial" w:cs="Arial" w:eastAsia="Arial" w:hAnsi="Arial"/>
              <w:rPrChange w:author="Heather Justice" w:id="6" w:date="2024-11-06T20:34:53Z">
                <w:rPr>
                  <w:rFonts w:ascii="Arial" w:cs="Arial" w:eastAsia="Arial" w:hAnsi="Arial"/>
                </w:rPr>
              </w:rPrChange>
            </w:rPr>
          </w:pPr>
          <w:sdt>
            <w:sdtPr>
              <w:tag w:val="goog_rdk_26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additional secondary caregiver’s home address is different from their mailing address, they will be asked to provide the mailing address (</w:t>
              </w:r>
            </w:sdtContent>
          </w:sdt>
          <w:hyperlink w:anchor="bookmark=id.vhsmkdhy3vrl">
            <w:sdt>
              <w:sdtPr>
                <w:tag w:val="goog_rdk_26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32</w:t>
                </w:r>
              </w:sdtContent>
            </w:sdt>
          </w:hyperlink>
          <w:sdt>
            <w:sdtPr>
              <w:tag w:val="goog_rdk_26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270"/>
      </w:sdtPr>
      <w:sdtContent>
        <w:p w:rsidR="00000000" w:rsidDel="00000000" w:rsidP="00000000" w:rsidRDefault="00000000" w:rsidRPr="00000000" w14:paraId="000000D0">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sdt>
            <w:sdtPr>
              <w:tag w:val="goog_rdk_269"/>
            </w:sdtPr>
            <w:sdtContent>
              <w:r w:rsidDel="00000000" w:rsidR="00000000" w:rsidRPr="00000000">
                <w:rPr>
                  <w:rtl w:val="0"/>
                </w:rPr>
              </w:r>
            </w:sdtContent>
          </w:sdt>
        </w:p>
      </w:sdtContent>
    </w:sdt>
    <w:sdt>
      <w:sdtPr>
        <w:tag w:val="goog_rdk_274"/>
      </w:sdtPr>
      <w:sdtContent>
        <w:p w:rsidR="00000000" w:rsidDel="00000000" w:rsidP="00000000" w:rsidRDefault="00000000" w:rsidRPr="00000000" w14:paraId="000000D1">
          <w:pPr>
            <w:spacing w:after="0" w:line="246" w:lineRule="auto"/>
            <w:ind w:left="-5" w:right="103" w:hanging="10"/>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4071374" cy="5841206"/>
                <wp:effectExtent b="0" l="0" r="0" t="0"/>
                <wp:docPr id="313" name="image17.png"/>
                <a:graphic>
                  <a:graphicData uri="http://schemas.openxmlformats.org/drawingml/2006/picture">
                    <pic:pic>
                      <pic:nvPicPr>
                        <pic:cNvPr id="0" name="image17.png"/>
                        <pic:cNvPicPr preferRelativeResize="0"/>
                      </pic:nvPicPr>
                      <pic:blipFill>
                        <a:blip r:embed="rId48"/>
                        <a:srcRect b="1875" l="3610" r="4214" t="1939"/>
                        <a:stretch>
                          <a:fillRect/>
                        </a:stretch>
                      </pic:blipFill>
                      <pic:spPr>
                        <a:xfrm>
                          <a:off x="0" y="0"/>
                          <a:ext cx="4071374" cy="5841206"/>
                        </a:xfrm>
                        <a:prstGeom prst="rect"/>
                        <a:ln/>
                      </pic:spPr>
                    </pic:pic>
                  </a:graphicData>
                </a:graphic>
              </wp:inline>
            </w:drawing>
          </w:r>
          <w:sdt>
            <w:sdtPr>
              <w:tag w:val="goog_rdk_27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vhsmkdhy3vrl" w:id="52"/>
          <w:bookmarkEnd w:id="52"/>
          <w:sdt>
            <w:sdtPr>
              <w:tag w:val="goog_rdk_27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32. Additional secondary family caregiver mailing address.</w:t>
              </w:r>
            </w:sdtContent>
          </w:sdt>
          <w:sdt>
            <w:sdtPr>
              <w:tag w:val="goog_rdk_273"/>
            </w:sdtPr>
            <w:sdtContent>
              <w:r w:rsidDel="00000000" w:rsidR="00000000" w:rsidRPr="00000000">
                <w:rPr>
                  <w:rtl w:val="0"/>
                </w:rPr>
              </w:r>
            </w:sdtContent>
          </w:sdt>
        </w:p>
      </w:sdtContent>
    </w:sdt>
    <w:sdt>
      <w:sdtPr>
        <w:tag w:val="goog_rdk_276"/>
      </w:sdtPr>
      <w:sdtContent>
        <w:p w:rsidR="00000000" w:rsidDel="00000000" w:rsidP="00000000" w:rsidRDefault="00000000" w:rsidRPr="00000000" w14:paraId="000000D2">
          <w:pPr>
            <w:spacing w:after="0" w:line="246" w:lineRule="auto"/>
            <w:ind w:left="-5" w:right="103" w:hanging="10"/>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275"/>
            </w:sdtPr>
            <w:sdtContent>
              <w:r w:rsidDel="00000000" w:rsidR="00000000" w:rsidRPr="00000000">
                <w:rPr>
                  <w:rtl w:val="0"/>
                </w:rPr>
              </w:r>
            </w:sdtContent>
          </w:sdt>
        </w:p>
      </w:sdtContent>
    </w:sdt>
    <w:sdt>
      <w:sdtPr>
        <w:tag w:val="goog_rdk_280"/>
      </w:sdtPr>
      <w:sdtContent>
        <w:p w:rsidR="00000000" w:rsidDel="00000000" w:rsidP="00000000" w:rsidRDefault="00000000" w:rsidRPr="00000000" w14:paraId="000000D3">
          <w:pPr>
            <w:spacing w:after="0" w:line="246" w:lineRule="auto"/>
            <w:ind w:left="-5" w:right="103" w:hanging="10"/>
            <w:rPr>
              <w:rFonts w:ascii="Arial" w:cs="Arial" w:eastAsia="Arial" w:hAnsi="Arial"/>
              <w:rPrChange w:author="Heather Justice" w:id="6" w:date="2024-11-06T20:34:53Z">
                <w:rPr>
                  <w:rFonts w:ascii="Arial" w:cs="Arial" w:eastAsia="Arial" w:hAnsi="Arial"/>
                </w:rPr>
              </w:rPrChange>
            </w:rPr>
          </w:pPr>
          <w:sdt>
            <w:sdtPr>
              <w:tag w:val="goog_rdk_27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A primary phone number is required so a Facility Caregiver Support Program staff member can contact the additional secondary family caregiver to discuss the application (</w:t>
              </w:r>
            </w:sdtContent>
          </w:sdt>
          <w:hyperlink w:anchor="bookmark=id.ujwggsci981t">
            <w:sdt>
              <w:sdtPr>
                <w:tag w:val="goog_rdk_278"/>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33</w:t>
                </w:r>
              </w:sdtContent>
            </w:sdt>
          </w:hyperlink>
          <w:sdt>
            <w:sdtPr>
              <w:tag w:val="goog_rdk_27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Email is not a required field.</w:t>
              </w:r>
            </w:sdtContent>
          </w:sdt>
        </w:p>
      </w:sdtContent>
    </w:sdt>
    <w:sdt>
      <w:sdtPr>
        <w:tag w:val="goog_rdk_284"/>
      </w:sdtPr>
      <w:sdtContent>
        <w:p w:rsidR="00000000" w:rsidDel="00000000" w:rsidP="00000000" w:rsidRDefault="00000000" w:rsidRPr="00000000" w14:paraId="000000D4">
          <w:pPr>
            <w:pBdr>
              <w:bottom w:color="000000" w:space="1" w:sz="6" w:val="single"/>
            </w:pBdr>
            <w:rPr>
              <w:rFonts w:ascii="Arial" w:cs="Arial" w:eastAsia="Arial" w:hAnsi="Arial"/>
              <w:b w:val="1"/>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495925" cy="7019925"/>
                <wp:effectExtent b="0" l="0" r="0" t="0"/>
                <wp:docPr id="31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495925" cy="7019925"/>
                        </a:xfrm>
                        <a:prstGeom prst="rect"/>
                        <a:ln/>
                      </pic:spPr>
                    </pic:pic>
                  </a:graphicData>
                </a:graphic>
              </wp:inline>
            </w:drawing>
          </w:r>
          <w:sdt>
            <w:sdtPr>
              <w:tag w:val="goog_rdk_28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ujwggsci981t" w:id="53"/>
          <w:bookmarkEnd w:id="53"/>
          <w:sdt>
            <w:sdtPr>
              <w:tag w:val="goog_rdk_28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33. Additional secondary family caregiver primary phone number.</w:t>
              </w:r>
            </w:sdtContent>
          </w:sdt>
          <w:r w:rsidDel="00000000" w:rsidR="00000000" w:rsidRPr="00000000">
            <w:br w:type="page"/>
          </w:r>
          <w:sdt>
            <w:sdtPr>
              <w:tag w:val="goog_rdk_283"/>
            </w:sdtPr>
            <w:sdtContent>
              <w:r w:rsidDel="00000000" w:rsidR="00000000" w:rsidRPr="00000000">
                <w:rPr>
                  <w:rtl w:val="0"/>
                </w:rPr>
              </w:r>
            </w:sdtContent>
          </w:sdt>
        </w:p>
      </w:sdtContent>
    </w:sdt>
    <w:sdt>
      <w:sdtPr>
        <w:tag w:val="goog_rdk_286"/>
      </w:sdtPr>
      <w:sdtContent>
        <w:p w:rsidR="00000000" w:rsidDel="00000000" w:rsidP="00000000" w:rsidRDefault="00000000" w:rsidRPr="00000000" w14:paraId="000000D5">
          <w:pPr>
            <w:pStyle w:val="Heading3"/>
            <w:rPr>
              <w:rFonts w:ascii="Arial" w:cs="Arial" w:eastAsia="Arial" w:hAnsi="Arial"/>
              <w:b w:val="1"/>
              <w:rPrChange w:author="Heather Justice" w:id="6" w:date="2024-11-06T20:34:53Z">
                <w:rPr>
                  <w:rFonts w:ascii="Arial" w:cs="Arial" w:eastAsia="Arial" w:hAnsi="Arial"/>
                  <w:color w:val="000000"/>
                </w:rPr>
              </w:rPrChange>
            </w:rPr>
          </w:pPr>
          <w:bookmarkStart w:colFirst="0" w:colLast="0" w:name="_heading=h.111kx3o" w:id="54"/>
          <w:bookmarkEnd w:id="54"/>
          <w:sdt>
            <w:sdtPr>
              <w:tag w:val="goog_rdk_285"/>
            </w:sdtPr>
            <w:sdtContent>
              <w:r w:rsidDel="00000000" w:rsidR="00000000" w:rsidRPr="00000000">
                <w:rPr>
                  <w:rFonts w:ascii="Arial" w:cs="Arial" w:eastAsia="Arial" w:hAnsi="Arial"/>
                  <w:b w:val="1"/>
                  <w:rtl w:val="0"/>
                  <w:rPrChange w:author="Heather Justice" w:id="6" w:date="2024-11-06T20:34:53Z">
                    <w:rPr>
                      <w:rFonts w:ascii="Arial" w:cs="Arial" w:eastAsia="Arial" w:hAnsi="Arial"/>
                      <w:color w:val="000000"/>
                    </w:rPr>
                  </w:rPrChange>
                </w:rPr>
                <w:t xml:space="preserve">Representative documentation</w:t>
              </w:r>
            </w:sdtContent>
          </w:sdt>
        </w:p>
      </w:sdtContent>
    </w:sdt>
    <w:sdt>
      <w:sdtPr>
        <w:tag w:val="goog_rdk_288"/>
      </w:sdtPr>
      <w:sdtContent>
        <w:p w:rsidR="00000000" w:rsidDel="00000000" w:rsidP="00000000" w:rsidRDefault="00000000" w:rsidRPr="00000000" w14:paraId="000000D6">
          <w:pPr>
            <w:rPr>
              <w:rFonts w:ascii="Arial" w:cs="Arial" w:eastAsia="Arial" w:hAnsi="Arial"/>
              <w:b w:val="1"/>
              <w:rPrChange w:author="Heather Justice" w:id="6" w:date="2024-11-06T20:34:53Z">
                <w:rPr>
                  <w:rFonts w:ascii="Arial" w:cs="Arial" w:eastAsia="Arial" w:hAnsi="Arial"/>
                </w:rPr>
              </w:rPrChange>
            </w:rPr>
          </w:pPr>
          <w:sdt>
            <w:sdtPr>
              <w:tag w:val="goog_rdk_287"/>
            </w:sdtPr>
            <w:sdtContent>
              <w:r w:rsidDel="00000000" w:rsidR="00000000" w:rsidRPr="00000000">
                <w:rPr>
                  <w:rtl w:val="0"/>
                </w:rPr>
              </w:r>
            </w:sdtContent>
          </w:sdt>
        </w:p>
      </w:sdtContent>
    </w:sdt>
    <w:sdt>
      <w:sdtPr>
        <w:tag w:val="goog_rdk_292"/>
      </w:sdtPr>
      <w:sdtContent>
        <w:p w:rsidR="00000000" w:rsidDel="00000000" w:rsidP="00000000" w:rsidRDefault="00000000" w:rsidRPr="00000000" w14:paraId="000000D7">
          <w:pPr>
            <w:rPr>
              <w:rFonts w:ascii="Arial" w:cs="Arial" w:eastAsia="Arial" w:hAnsi="Arial"/>
              <w:rPrChange w:author="Heather Justice" w:id="6" w:date="2024-11-06T20:34:53Z">
                <w:rPr>
                  <w:rFonts w:ascii="Arial" w:cs="Arial" w:eastAsia="Arial" w:hAnsi="Arial"/>
                </w:rPr>
              </w:rPrChange>
            </w:rPr>
          </w:pPr>
          <w:sdt>
            <w:sdtPr>
              <w:tag w:val="goog_rdk_28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the applicant is asked whether they will sign the application or if their legal representative will. If they indicate that the Veteran will be signing the application, they will advance to the </w:t>
              </w:r>
            </w:sdtContent>
          </w:sdt>
          <w:hyperlink w:anchor="_heading=h.1rvwp1q">
            <w:sdt>
              <w:sdtPr>
                <w:tag w:val="goog_rdk_290"/>
              </w:sdtPr>
              <w:sdtContent>
                <w:r w:rsidDel="00000000" w:rsidR="00000000" w:rsidRPr="00000000">
                  <w:rPr>
                    <w:rFonts w:ascii="Arial" w:cs="Arial" w:eastAsia="Arial" w:hAnsi="Arial"/>
                    <w:rtl w:val="0"/>
                    <w:rPrChange w:author="Heather Justice" w:id="6" w:date="2024-11-06T20:34:53Z">
                      <w:rPr>
                        <w:rFonts w:ascii="Arial" w:cs="Arial" w:eastAsia="Arial" w:hAnsi="Arial"/>
                        <w:u w:val="single"/>
                      </w:rPr>
                    </w:rPrChange>
                  </w:rPr>
                  <w:t xml:space="preserve">review screen</w:t>
                </w:r>
              </w:sdtContent>
            </w:sdt>
          </w:hyperlink>
          <w:sdt>
            <w:sdtPr>
              <w:tag w:val="goog_rdk_29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p w:rsidR="00000000" w:rsidDel="00000000" w:rsidP="00000000" w:rsidRDefault="00000000" w:rsidRPr="00000000" w14:paraId="000000D8">
      <w:pPr>
        <w:rPr>
          <w:rFonts w:ascii="Arial" w:cs="Arial" w:eastAsia="Arial" w:hAnsi="Arial"/>
          <w:b w:val="1"/>
        </w:rPr>
      </w:pPr>
      <w:sdt>
        <w:sdtPr>
          <w:tag w:val="goog_rdk_29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They must share legal representative documentation if they indicate that a legal representative will sign the application. This documentation is required if someone other than the Veteran will sign the application.</w:t>
            <w:br w:type="textWrapping"/>
            <w:br w:type="textWrapping"/>
            <w:t xml:space="preserve">The requirements for legal documentation (</w:t>
          </w:r>
        </w:sdtContent>
      </w:sdt>
      <w:hyperlink w:anchor="bookmark=id.swzymdy00m5g">
        <w:sdt>
          <w:sdtPr>
            <w:tag w:val="goog_rdk_294"/>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35</w:t>
            </w:r>
          </w:sdtContent>
        </w:sdt>
      </w:hyperlink>
      <w:sdt>
        <w:sdtPr>
          <w:tag w:val="goog_rdk_29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can be accessed through a drop-down link.</w:t>
          </w:r>
        </w:sdtContent>
      </w:sdt>
      <w:r w:rsidDel="00000000" w:rsidR="00000000" w:rsidRPr="00000000">
        <w:br w:type="page"/>
      </w:r>
      <w:r w:rsidDel="00000000" w:rsidR="00000000" w:rsidRPr="00000000">
        <w:rPr>
          <w:rtl w:val="0"/>
        </w:rPr>
      </w:r>
    </w:p>
    <w:sdt>
      <w:sdtPr>
        <w:tag w:val="goog_rdk_297"/>
      </w:sdtPr>
      <w:sdtContent>
        <w:p w:rsidR="00000000" w:rsidDel="00000000" w:rsidP="00000000" w:rsidRDefault="00000000" w:rsidRPr="00000000" w14:paraId="000000D9">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3022566" cy="7617619"/>
                <wp:effectExtent b="0" l="0" r="0" t="0"/>
                <wp:docPr id="315" name="image20.png"/>
                <a:graphic>
                  <a:graphicData uri="http://schemas.openxmlformats.org/drawingml/2006/picture">
                    <pic:pic>
                      <pic:nvPicPr>
                        <pic:cNvPr id="0" name="image20.png"/>
                        <pic:cNvPicPr preferRelativeResize="0"/>
                      </pic:nvPicPr>
                      <pic:blipFill>
                        <a:blip r:embed="rId50"/>
                        <a:srcRect b="1575" l="2889" r="6973" t="1407"/>
                        <a:stretch>
                          <a:fillRect/>
                        </a:stretch>
                      </pic:blipFill>
                      <pic:spPr>
                        <a:xfrm>
                          <a:off x="0" y="0"/>
                          <a:ext cx="3022566" cy="7617619"/>
                        </a:xfrm>
                        <a:prstGeom prst="rect"/>
                        <a:ln/>
                      </pic:spPr>
                    </pic:pic>
                  </a:graphicData>
                </a:graphic>
              </wp:inline>
            </w:drawing>
          </w:r>
          <w:sdt>
            <w:sdtPr>
              <w:tag w:val="goog_rdk_296"/>
            </w:sdtPr>
            <w:sdtContent>
              <w:r w:rsidDel="00000000" w:rsidR="00000000" w:rsidRPr="00000000">
                <w:rPr>
                  <w:rtl w:val="0"/>
                </w:rPr>
              </w:r>
            </w:sdtContent>
          </w:sdt>
        </w:p>
      </w:sdtContent>
    </w:sdt>
    <w:bookmarkStart w:colFirst="0" w:colLast="0" w:name="bookmark=id.swzymdy00m5g" w:id="55"/>
    <w:bookmarkEnd w:id="55"/>
    <w:sdt>
      <w:sdtPr>
        <w:tag w:val="goog_rdk_300"/>
      </w:sdtPr>
      <w:sdtContent>
        <w:p w:rsidR="00000000" w:rsidDel="00000000" w:rsidP="00000000" w:rsidRDefault="00000000" w:rsidRPr="00000000" w14:paraId="000000DA">
          <w:pPr>
            <w:rPr>
              <w:rFonts w:ascii="Arial" w:cs="Arial" w:eastAsia="Arial" w:hAnsi="Arial"/>
              <w:b w:val="1"/>
              <w:rPrChange w:author="Heather Justice" w:id="6" w:date="2024-11-06T20:34:53Z">
                <w:rPr>
                  <w:rFonts w:ascii="Arial" w:cs="Arial" w:eastAsia="Arial" w:hAnsi="Arial"/>
                  <w:i w:val="1"/>
                  <w:sz w:val="18"/>
                  <w:szCs w:val="18"/>
                </w:rPr>
              </w:rPrChange>
            </w:rPr>
          </w:pPr>
          <w:sdt>
            <w:sdtPr>
              <w:tag w:val="goog_rdk_298"/>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35. Requirements for legal documentation.</w:t>
              </w:r>
            </w:sdtContent>
          </w:sdt>
          <w:r w:rsidDel="00000000" w:rsidR="00000000" w:rsidRPr="00000000">
            <w:br w:type="page"/>
          </w:r>
          <w:sdt>
            <w:sdtPr>
              <w:tag w:val="goog_rdk_299"/>
            </w:sdtPr>
            <w:sdtContent>
              <w:r w:rsidDel="00000000" w:rsidR="00000000" w:rsidRPr="00000000">
                <w:rPr>
                  <w:rtl w:val="0"/>
                </w:rPr>
              </w:r>
            </w:sdtContent>
          </w:sdt>
        </w:p>
      </w:sdtContent>
    </w:sdt>
    <w:sdt>
      <w:sdtPr>
        <w:tag w:val="goog_rdk_302"/>
      </w:sdtPr>
      <w:sdtContent>
        <w:p w:rsidR="00000000" w:rsidDel="00000000" w:rsidP="00000000" w:rsidRDefault="00000000" w:rsidRPr="00000000" w14:paraId="000000DB">
          <w:pPr>
            <w:rPr>
              <w:rFonts w:ascii="Arial" w:cs="Arial" w:eastAsia="Arial" w:hAnsi="Arial"/>
              <w:b w:val="1"/>
              <w:rPrChange w:author="Heather Justice" w:id="6" w:date="2024-11-06T20:34:53Z">
                <w:rPr>
                  <w:rFonts w:ascii="Arial" w:cs="Arial" w:eastAsia="Arial" w:hAnsi="Arial"/>
                </w:rPr>
              </w:rPrChange>
            </w:rPr>
          </w:pPr>
          <w:sdt>
            <w:sdtPr>
              <w:tag w:val="goog_rdk_30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t xml:space="preserve">Upload your supporting documentation</w:t>
                <w:br w:type="textWrapping"/>
              </w:r>
            </w:sdtContent>
          </w:sdt>
        </w:p>
      </w:sdtContent>
    </w:sdt>
    <w:sdt>
      <w:sdtPr>
        <w:tag w:val="goog_rdk_307"/>
      </w:sdtPr>
      <w:sdtContent>
        <w:p w:rsidR="00000000" w:rsidDel="00000000" w:rsidP="00000000" w:rsidRDefault="00000000" w:rsidRPr="00000000" w14:paraId="000000DC">
          <w:pPr>
            <w:rPr>
              <w:rFonts w:ascii="Arial" w:cs="Arial" w:eastAsia="Arial" w:hAnsi="Arial"/>
              <w:b w:val="1"/>
              <w:rPrChange w:author="Heather Justice" w:id="6" w:date="2024-11-06T20:34:53Z">
                <w:rPr>
                  <w:rFonts w:ascii="Arial" w:cs="Arial" w:eastAsia="Arial" w:hAnsi="Arial"/>
                </w:rPr>
              </w:rPrChange>
            </w:rPr>
          </w:pPr>
          <w:sdt>
            <w:sdtPr>
              <w:tag w:val="goog_rdk_30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applicant indicates their legal representative will sign the application, they will be taken to the Upload your supporting document screen (</w:t>
              </w:r>
            </w:sdtContent>
          </w:sdt>
          <w:hyperlink w:anchor="bookmark=id.brhsmfeay0z7">
            <w:sdt>
              <w:sdtPr>
                <w:tag w:val="goog_rdk_304"/>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36</w:t>
                </w:r>
              </w:sdtContent>
            </w:sdt>
          </w:hyperlink>
          <w:sdt>
            <w:sdtPr>
              <w:tag w:val="goog_rdk_30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Using the “Upload file” button, applicants can upload a PDF, JPEG, or PNG with a maximum file size of 10 MB.</w:t>
              </w:r>
            </w:sdtContent>
          </w:sdt>
          <w:r w:rsidDel="00000000" w:rsidR="00000000" w:rsidRPr="00000000">
            <w:br w:type="page"/>
          </w:r>
          <w:sdt>
            <w:sdtPr>
              <w:tag w:val="goog_rdk_306"/>
            </w:sdtPr>
            <w:sdtContent>
              <w:r w:rsidDel="00000000" w:rsidR="00000000" w:rsidRPr="00000000">
                <w:rPr>
                  <w:rtl w:val="0"/>
                </w:rPr>
              </w:r>
            </w:sdtContent>
          </w:sdt>
        </w:p>
      </w:sdtContent>
    </w:sdt>
    <w:sdt>
      <w:sdtPr>
        <w:tag w:val="goog_rdk_309"/>
      </w:sdtPr>
      <w:sdtContent>
        <w:p w:rsidR="00000000" w:rsidDel="00000000" w:rsidP="00000000" w:rsidRDefault="00000000" w:rsidRPr="00000000" w14:paraId="000000DD">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2475748" cy="6917531"/>
                <wp:effectExtent b="0" l="0" r="0" t="0"/>
                <wp:docPr id="316" name="image56.png"/>
                <a:graphic>
                  <a:graphicData uri="http://schemas.openxmlformats.org/drawingml/2006/picture">
                    <pic:pic>
                      <pic:nvPicPr>
                        <pic:cNvPr id="0" name="image56.png"/>
                        <pic:cNvPicPr preferRelativeResize="0"/>
                      </pic:nvPicPr>
                      <pic:blipFill>
                        <a:blip r:embed="rId51"/>
                        <a:srcRect b="1312" l="3188" r="8115" t="1085"/>
                        <a:stretch>
                          <a:fillRect/>
                        </a:stretch>
                      </pic:blipFill>
                      <pic:spPr>
                        <a:xfrm>
                          <a:off x="0" y="0"/>
                          <a:ext cx="2475748" cy="6917531"/>
                        </a:xfrm>
                        <a:prstGeom prst="rect"/>
                        <a:ln/>
                      </pic:spPr>
                    </pic:pic>
                  </a:graphicData>
                </a:graphic>
              </wp:inline>
            </w:drawing>
          </w:r>
          <w:sdt>
            <w:sdtPr>
              <w:tag w:val="goog_rdk_308"/>
            </w:sdtPr>
            <w:sdtContent>
              <w:r w:rsidDel="00000000" w:rsidR="00000000" w:rsidRPr="00000000">
                <w:rPr>
                  <w:rtl w:val="0"/>
                </w:rPr>
              </w:r>
            </w:sdtContent>
          </w:sdt>
        </w:p>
      </w:sdtContent>
    </w:sdt>
    <w:bookmarkStart w:colFirst="0" w:colLast="0" w:name="bookmark=id.brhsmfeay0z7" w:id="56"/>
    <w:bookmarkEnd w:id="56"/>
    <w:sdt>
      <w:sdtPr>
        <w:tag w:val="goog_rdk_312"/>
      </w:sdtPr>
      <w:sdtContent>
        <w:p w:rsidR="00000000" w:rsidDel="00000000" w:rsidP="00000000" w:rsidRDefault="00000000" w:rsidRPr="00000000" w14:paraId="000000DE">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310"/>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36. Uploading legal representative documentation.</w:t>
              </w:r>
            </w:sdtContent>
          </w:sdt>
          <w:sdt>
            <w:sdtPr>
              <w:tag w:val="goog_rdk_311"/>
            </w:sdtPr>
            <w:sdtContent>
              <w:r w:rsidDel="00000000" w:rsidR="00000000" w:rsidRPr="00000000">
                <w:rPr>
                  <w:rtl w:val="0"/>
                </w:rPr>
              </w:r>
            </w:sdtContent>
          </w:sdt>
        </w:p>
      </w:sdtContent>
    </w:sdt>
    <w:sdt>
      <w:sdtPr>
        <w:tag w:val="goog_rdk_314"/>
      </w:sdtPr>
      <w:sdtContent>
        <w:p w:rsidR="00000000" w:rsidDel="00000000" w:rsidP="00000000" w:rsidRDefault="00000000" w:rsidRPr="00000000" w14:paraId="000000DF">
          <w:pPr>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313"/>
            </w:sdtPr>
            <w:sdtContent>
              <w:r w:rsidDel="00000000" w:rsidR="00000000" w:rsidRPr="00000000">
                <w:rPr>
                  <w:rtl w:val="0"/>
                </w:rPr>
              </w:r>
            </w:sdtContent>
          </w:sdt>
        </w:p>
      </w:sdtContent>
    </w:sdt>
    <w:sdt>
      <w:sdtPr>
        <w:tag w:val="goog_rdk_318"/>
      </w:sdtPr>
      <w:sdtContent>
        <w:p w:rsidR="00000000" w:rsidDel="00000000" w:rsidP="00000000" w:rsidRDefault="00000000" w:rsidRPr="00000000" w14:paraId="000000E0">
          <w:pPr>
            <w:rPr>
              <w:rFonts w:ascii="Arial" w:cs="Arial" w:eastAsia="Arial" w:hAnsi="Arial"/>
              <w:rPrChange w:author="Heather Justice" w:id="6" w:date="2024-11-06T20:34:53Z">
                <w:rPr>
                  <w:rFonts w:ascii="Arial" w:cs="Arial" w:eastAsia="Arial" w:hAnsi="Arial"/>
                </w:rPr>
              </w:rPrChange>
            </w:rPr>
          </w:pPr>
          <w:sdt>
            <w:sdtPr>
              <w:tag w:val="goog_rdk_31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file has been successfully uploaded, the applicant will see a confirmation and be directed to confirm the file name to ensure it is the correct document (</w:t>
              </w:r>
            </w:sdtContent>
          </w:sdt>
          <w:hyperlink w:anchor="bookmark=id.96x2fab5q6mi">
            <w:sdt>
              <w:sdtPr>
                <w:tag w:val="goog_rdk_31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37</w:t>
                </w:r>
              </w:sdtContent>
            </w:sdt>
          </w:hyperlink>
          <w:sdt>
            <w:sdtPr>
              <w:tag w:val="goog_rdk_31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They can delete the file if it is not.</w:t>
              </w:r>
            </w:sdtContent>
          </w:sdt>
        </w:p>
      </w:sdtContent>
    </w:sdt>
    <w:sdt>
      <w:sdtPr>
        <w:tag w:val="goog_rdk_322"/>
      </w:sdtPr>
      <w:sdtContent>
        <w:p w:rsidR="00000000" w:rsidDel="00000000" w:rsidP="00000000" w:rsidRDefault="00000000" w:rsidRPr="00000000" w14:paraId="000000E1">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3962400" cy="5250831"/>
                <wp:effectExtent b="0" l="0" r="0" t="0"/>
                <wp:docPr id="296" name="image21.png"/>
                <a:graphic>
                  <a:graphicData uri="http://schemas.openxmlformats.org/drawingml/2006/picture">
                    <pic:pic>
                      <pic:nvPicPr>
                        <pic:cNvPr id="0" name="image21.png"/>
                        <pic:cNvPicPr preferRelativeResize="0"/>
                      </pic:nvPicPr>
                      <pic:blipFill>
                        <a:blip r:embed="rId52"/>
                        <a:srcRect b="1500" l="1739" r="13217" t="3739"/>
                        <a:stretch>
                          <a:fillRect/>
                        </a:stretch>
                      </pic:blipFill>
                      <pic:spPr>
                        <a:xfrm>
                          <a:off x="0" y="0"/>
                          <a:ext cx="3962400" cy="5250831"/>
                        </a:xfrm>
                        <a:prstGeom prst="rect"/>
                        <a:ln/>
                      </pic:spPr>
                    </pic:pic>
                  </a:graphicData>
                </a:graphic>
              </wp:inline>
            </w:drawing>
          </w:r>
          <w:sdt>
            <w:sdtPr>
              <w:tag w:val="goog_rdk_319"/>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96x2fab5q6mi" w:id="57"/>
          <w:bookmarkEnd w:id="57"/>
          <w:sdt>
            <w:sdtPr>
              <w:tag w:val="goog_rdk_320"/>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37. File upload confirmation.</w:t>
              </w:r>
            </w:sdtContent>
          </w:sdt>
          <w:sdt>
            <w:sdtPr>
              <w:tag w:val="goog_rdk_321"/>
            </w:sdtPr>
            <w:sdtContent>
              <w:r w:rsidDel="00000000" w:rsidR="00000000" w:rsidRPr="00000000">
                <w:rPr>
                  <w:rtl w:val="0"/>
                </w:rPr>
              </w:r>
            </w:sdtContent>
          </w:sdt>
        </w:p>
      </w:sdtContent>
    </w:sdt>
    <w:sdt>
      <w:sdtPr>
        <w:tag w:val="goog_rdk_324"/>
      </w:sdtPr>
      <w:sdtContent>
        <w:p w:rsidR="00000000" w:rsidDel="00000000" w:rsidP="00000000" w:rsidRDefault="00000000" w:rsidRPr="00000000" w14:paraId="000000E2">
          <w:pPr>
            <w:rPr>
              <w:rFonts w:ascii="Arial" w:cs="Arial" w:eastAsia="Arial" w:hAnsi="Arial"/>
              <w:b w:val="1"/>
              <w:rPrChange w:author="Heather Justice" w:id="6" w:date="2024-11-06T20:34:53Z">
                <w:rPr>
                  <w:rFonts w:ascii="Arial" w:cs="Arial" w:eastAsia="Arial" w:hAnsi="Arial"/>
                </w:rPr>
              </w:rPrChange>
            </w:rPr>
          </w:pPr>
          <w:sdt>
            <w:sdtPr>
              <w:tag w:val="goog_rdk_323"/>
            </w:sdtPr>
            <w:sdtContent>
              <w:r w:rsidDel="00000000" w:rsidR="00000000" w:rsidRPr="00000000">
                <w:rPr>
                  <w:rtl w:val="0"/>
                </w:rPr>
              </w:r>
            </w:sdtContent>
          </w:sdt>
        </w:p>
      </w:sdtContent>
    </w:sdt>
    <w:sdt>
      <w:sdtPr>
        <w:tag w:val="goog_rdk_326"/>
      </w:sdtPr>
      <w:sdtContent>
        <w:p w:rsidR="00000000" w:rsidDel="00000000" w:rsidP="00000000" w:rsidRDefault="00000000" w:rsidRPr="00000000" w14:paraId="000000E3">
          <w:pPr>
            <w:rPr>
              <w:rFonts w:ascii="Arial" w:cs="Arial" w:eastAsia="Arial" w:hAnsi="Arial"/>
              <w:b w:val="1"/>
              <w:rPrChange w:author="Heather Justice" w:id="6" w:date="2024-11-06T20:34:53Z">
                <w:rPr>
                  <w:rFonts w:ascii="Arial" w:cs="Arial" w:eastAsia="Arial" w:hAnsi="Arial"/>
                </w:rPr>
              </w:rPrChange>
            </w:rPr>
          </w:pPr>
          <w:sdt>
            <w:sdtPr>
              <w:tag w:val="goog_rdk_32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t xml:space="preserve">File upload errors</w:t>
              </w:r>
            </w:sdtContent>
          </w:sdt>
        </w:p>
      </w:sdtContent>
    </w:sdt>
    <w:sdt>
      <w:sdtPr>
        <w:tag w:val="goog_rdk_328"/>
      </w:sdtPr>
      <w:sdtContent>
        <w:p w:rsidR="00000000" w:rsidDel="00000000" w:rsidP="00000000" w:rsidRDefault="00000000" w:rsidRPr="00000000" w14:paraId="000000E4">
          <w:pPr>
            <w:rPr>
              <w:rFonts w:ascii="Arial" w:cs="Arial" w:eastAsia="Arial" w:hAnsi="Arial"/>
              <w:rPrChange w:author="Heather Justice" w:id="6" w:date="2024-11-06T20:34:53Z">
                <w:rPr>
                  <w:rFonts w:ascii="Arial" w:cs="Arial" w:eastAsia="Arial" w:hAnsi="Arial"/>
                </w:rPr>
              </w:rPrChange>
            </w:rPr>
          </w:pPr>
          <w:sdt>
            <w:sdtPr>
              <w:tag w:val="goog_rdk_32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a problem uploading a file occurs, an error message will be displayed.</w:t>
              </w:r>
            </w:sdtContent>
          </w:sdt>
        </w:p>
      </w:sdtContent>
    </w:sdt>
    <w:sdt>
      <w:sdtPr>
        <w:tag w:val="goog_rdk_330"/>
      </w:sdtPr>
      <w:sdtContent>
        <w:p w:rsidR="00000000" w:rsidDel="00000000" w:rsidP="00000000" w:rsidRDefault="00000000" w:rsidRPr="00000000" w14:paraId="000000E5">
          <w:pPr>
            <w:rPr>
              <w:rFonts w:ascii="Arial" w:cs="Arial" w:eastAsia="Arial" w:hAnsi="Arial"/>
              <w:rPrChange w:author="Heather Justice" w:id="6" w:date="2024-11-06T20:34:53Z">
                <w:rPr>
                  <w:rFonts w:ascii="Arial" w:cs="Arial" w:eastAsia="Arial" w:hAnsi="Arial"/>
                </w:rPr>
              </w:rPrChange>
            </w:rPr>
          </w:pPr>
          <w:sdt>
            <w:sdtPr>
              <w:tag w:val="goog_rdk_32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Network issue</w:t>
              </w:r>
            </w:sdtContent>
          </w:sdt>
        </w:p>
      </w:sdtContent>
    </w:sdt>
    <w:sdt>
      <w:sdtPr>
        <w:tag w:val="goog_rdk_334"/>
      </w:sdtPr>
      <w:sdtContent>
        <w:p w:rsidR="00000000" w:rsidDel="00000000" w:rsidP="00000000" w:rsidRDefault="00000000" w:rsidRPr="00000000" w14:paraId="000000E6">
          <w:pPr>
            <w:rPr>
              <w:rFonts w:ascii="Arial" w:cs="Arial" w:eastAsia="Arial" w:hAnsi="Arial"/>
              <w:rPrChange w:author="Heather Justice" w:id="6" w:date="2024-11-06T20:34:53Z">
                <w:rPr>
                  <w:rFonts w:ascii="Arial" w:cs="Arial" w:eastAsia="Arial" w:hAnsi="Arial"/>
                </w:rPr>
              </w:rPrChange>
            </w:rPr>
          </w:pPr>
          <w:sdt>
            <w:sdtPr>
              <w:tag w:val="goog_rdk_33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a network issue prevents the file from being uploaded, the user will receive an error (</w:t>
              </w:r>
            </w:sdtContent>
          </w:sdt>
          <w:hyperlink w:anchor="bookmark=id.qoucxrdy1od2">
            <w:sdt>
              <w:sdtPr>
                <w:tag w:val="goog_rdk_332"/>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38a</w:t>
                </w:r>
              </w:sdtContent>
            </w:sdt>
          </w:hyperlink>
          <w:sdt>
            <w:sdtPr>
              <w:tag w:val="goog_rdk_33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and be instructed to try again. Note that the error may be caused by issues within the VA network or issues on the user’s computer or Internet connection. If so, the user may need to try again multiple times or try at a later time.</w:t>
              </w:r>
            </w:sdtContent>
          </w:sdt>
        </w:p>
      </w:sdtContent>
    </w:sdt>
    <w:sdt>
      <w:sdtPr>
        <w:tag w:val="goog_rdk_338"/>
      </w:sdtPr>
      <w:sdtContent>
        <w:p w:rsidR="00000000" w:rsidDel="00000000" w:rsidP="00000000" w:rsidRDefault="00000000" w:rsidRPr="00000000" w14:paraId="000000E7">
          <w:pPr>
            <w:widowControl w:val="0"/>
            <w:spacing w:after="0" w:lineRule="auto"/>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0" distT="0" distL="0" distR="0">
                <wp:extent cx="5059782" cy="1627131"/>
                <wp:effectExtent b="0" l="0" r="0" t="0"/>
                <wp:docPr descr="Graphical user interface, application&#10;&#10;Description automatically generated" id="297"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53"/>
                        <a:srcRect b="0" l="0" r="0" t="0"/>
                        <a:stretch>
                          <a:fillRect/>
                        </a:stretch>
                      </pic:blipFill>
                      <pic:spPr>
                        <a:xfrm>
                          <a:off x="0" y="0"/>
                          <a:ext cx="5059782" cy="1627131"/>
                        </a:xfrm>
                        <a:prstGeom prst="rect"/>
                        <a:ln/>
                      </pic:spPr>
                    </pic:pic>
                  </a:graphicData>
                </a:graphic>
              </wp:inline>
            </w:drawing>
          </w:r>
          <w:sdt>
            <w:sdtPr>
              <w:tag w:val="goog_rdk_33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qoucxrdy1od2" w:id="58"/>
          <w:bookmarkEnd w:id="58"/>
          <w:sdt>
            <w:sdtPr>
              <w:tag w:val="goog_rdk_336"/>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38a. File upload error—Network issue.</w:t>
              </w:r>
            </w:sdtContent>
          </w:sdt>
          <w:sdt>
            <w:sdtPr>
              <w:tag w:val="goog_rdk_337"/>
            </w:sdtPr>
            <w:sdtContent>
              <w:r w:rsidDel="00000000" w:rsidR="00000000" w:rsidRPr="00000000">
                <w:rPr>
                  <w:rtl w:val="0"/>
                </w:rPr>
              </w:r>
            </w:sdtContent>
          </w:sdt>
        </w:p>
      </w:sdtContent>
    </w:sdt>
    <w:sdt>
      <w:sdtPr>
        <w:tag w:val="goog_rdk_340"/>
      </w:sdtPr>
      <w:sdtContent>
        <w:p w:rsidR="00000000" w:rsidDel="00000000" w:rsidP="00000000" w:rsidRDefault="00000000" w:rsidRPr="00000000" w14:paraId="000000E8">
          <w:pPr>
            <w:rPr>
              <w:rFonts w:ascii="Arial" w:cs="Arial" w:eastAsia="Arial" w:hAnsi="Arial"/>
              <w:b w:val="1"/>
              <w:rPrChange w:author="Heather Justice" w:id="6" w:date="2024-11-06T20:34:53Z">
                <w:rPr>
                  <w:rFonts w:ascii="Arial" w:cs="Arial" w:eastAsia="Arial" w:hAnsi="Arial"/>
                  <w:b w:val="1"/>
                </w:rPr>
              </w:rPrChange>
            </w:rPr>
          </w:pPr>
          <w:sdt>
            <w:sdtPr>
              <w:tag w:val="goog_rdk_339"/>
            </w:sdtPr>
            <w:sdtContent>
              <w:r w:rsidDel="00000000" w:rsidR="00000000" w:rsidRPr="00000000">
                <w:rPr>
                  <w:rtl w:val="0"/>
                </w:rPr>
              </w:r>
            </w:sdtContent>
          </w:sdt>
        </w:p>
      </w:sdtContent>
    </w:sdt>
    <w:sdt>
      <w:sdtPr>
        <w:tag w:val="goog_rdk_342"/>
      </w:sdtPr>
      <w:sdtContent>
        <w:p w:rsidR="00000000" w:rsidDel="00000000" w:rsidP="00000000" w:rsidRDefault="00000000" w:rsidRPr="00000000" w14:paraId="000000E9">
          <w:pPr>
            <w:rPr>
              <w:rFonts w:ascii="Arial" w:cs="Arial" w:eastAsia="Arial" w:hAnsi="Arial"/>
              <w:b w:val="1"/>
              <w:rPrChange w:author="Heather Justice" w:id="6" w:date="2024-11-06T20:34:53Z">
                <w:rPr>
                  <w:rFonts w:ascii="Arial" w:cs="Arial" w:eastAsia="Arial" w:hAnsi="Arial"/>
                </w:rPr>
              </w:rPrChange>
            </w:rPr>
          </w:pPr>
          <w:sdt>
            <w:sdtPr>
              <w:tag w:val="goog_rdk_34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t xml:space="preserve">File too large</w:t>
              </w:r>
            </w:sdtContent>
          </w:sdt>
        </w:p>
      </w:sdtContent>
    </w:sdt>
    <w:sdt>
      <w:sdtPr>
        <w:tag w:val="goog_rdk_346"/>
      </w:sdtPr>
      <w:sdtContent>
        <w:p w:rsidR="00000000" w:rsidDel="00000000" w:rsidP="00000000" w:rsidRDefault="00000000" w:rsidRPr="00000000" w14:paraId="000000EA">
          <w:pPr>
            <w:rPr>
              <w:rFonts w:ascii="Arial" w:cs="Arial" w:eastAsia="Arial" w:hAnsi="Arial"/>
              <w:rPrChange w:author="Heather Justice" w:id="6" w:date="2024-11-06T20:34:53Z">
                <w:rPr>
                  <w:rFonts w:ascii="Arial" w:cs="Arial" w:eastAsia="Arial" w:hAnsi="Arial"/>
                </w:rPr>
              </w:rPrChange>
            </w:rPr>
          </w:pPr>
          <w:sdt>
            <w:sdtPr>
              <w:tag w:val="goog_rdk_34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file size is larger than 10 MB, they will receive an error (</w:t>
              </w:r>
            </w:sdtContent>
          </w:sdt>
          <w:hyperlink w:anchor="bookmark=id.vbzt46r3blu7">
            <w:sdt>
              <w:sdtPr>
                <w:tag w:val="goog_rdk_344"/>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38b</w:t>
                </w:r>
              </w:sdtContent>
            </w:sdt>
          </w:hyperlink>
          <w:sdt>
            <w:sdtPr>
              <w:tag w:val="goog_rdk_34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and are instructed to upload a smaller file.</w:t>
              </w:r>
            </w:sdtContent>
          </w:sdt>
        </w:p>
      </w:sdtContent>
    </w:sdt>
    <w:sdt>
      <w:sdtPr>
        <w:tag w:val="goog_rdk_348"/>
      </w:sdtPr>
      <w:sdtContent>
        <w:p w:rsidR="00000000" w:rsidDel="00000000" w:rsidP="00000000" w:rsidRDefault="00000000" w:rsidRPr="00000000" w14:paraId="000000EB">
          <w:pPr>
            <w:spacing w:after="0" w:lineRule="auto"/>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Change w:author="Heather Justice" w:id="6" w:date="2024-11-06T20:34:53Z">
                <w:rPr>
                  <w:rFonts w:ascii="Arial" w:cs="Arial" w:eastAsia="Arial" w:hAnsi="Arial"/>
                </w:rPr>
              </w:rPrChange>
            </w:rPr>
            <w:drawing>
              <wp:inline distB="0" distT="0" distL="0" distR="0">
                <wp:extent cx="5081267" cy="1846845"/>
                <wp:effectExtent b="0" l="0" r="0" t="0"/>
                <wp:docPr descr="Graphical user interface, text, application&#10;&#10;Description automatically generated" id="298"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54"/>
                        <a:srcRect b="0" l="0" r="0" t="0"/>
                        <a:stretch>
                          <a:fillRect/>
                        </a:stretch>
                      </pic:blipFill>
                      <pic:spPr>
                        <a:xfrm>
                          <a:off x="0" y="0"/>
                          <a:ext cx="5081267" cy="1846845"/>
                        </a:xfrm>
                        <a:prstGeom prst="rect"/>
                        <a:ln/>
                      </pic:spPr>
                    </pic:pic>
                  </a:graphicData>
                </a:graphic>
              </wp:inline>
            </w:drawing>
          </w:r>
          <w:sdt>
            <w:sdtPr>
              <w:tag w:val="goog_rdk_347"/>
            </w:sdtPr>
            <w:sdtContent>
              <w:r w:rsidDel="00000000" w:rsidR="00000000" w:rsidRPr="00000000">
                <w:rPr>
                  <w:rtl w:val="0"/>
                </w:rPr>
              </w:r>
            </w:sdtContent>
          </w:sdt>
        </w:p>
      </w:sdtContent>
    </w:sdt>
    <w:bookmarkStart w:colFirst="0" w:colLast="0" w:name="bookmark=id.vbzt46r3blu7" w:id="59"/>
    <w:bookmarkEnd w:id="59"/>
    <w:sdt>
      <w:sdtPr>
        <w:tag w:val="goog_rdk_351"/>
      </w:sdtPr>
      <w:sdtContent>
        <w:p w:rsidR="00000000" w:rsidDel="00000000" w:rsidP="00000000" w:rsidRDefault="00000000" w:rsidRPr="00000000" w14:paraId="000000EC">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349"/>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38b. File upload error—File too large.</w:t>
              </w:r>
            </w:sdtContent>
          </w:sdt>
          <w:sdt>
            <w:sdtPr>
              <w:tag w:val="goog_rdk_350"/>
            </w:sdtPr>
            <w:sdtContent>
              <w:r w:rsidDel="00000000" w:rsidR="00000000" w:rsidRPr="00000000">
                <w:rPr>
                  <w:rtl w:val="0"/>
                </w:rPr>
              </w:r>
            </w:sdtContent>
          </w:sdt>
        </w:p>
      </w:sdtContent>
    </w:sdt>
    <w:p w:rsidR="00000000" w:rsidDel="00000000" w:rsidP="00000000" w:rsidRDefault="00000000" w:rsidRPr="00000000" w14:paraId="000000ED">
      <w:pPr>
        <w:rPr>
          <w:rFonts w:ascii="Arial" w:cs="Arial" w:eastAsia="Arial" w:hAnsi="Arial"/>
          <w:b w:val="1"/>
        </w:rPr>
      </w:pPr>
      <w:r w:rsidDel="00000000" w:rsidR="00000000" w:rsidRPr="00000000">
        <w:rPr>
          <w:rtl w:val="0"/>
        </w:rPr>
      </w:r>
    </w:p>
    <w:p w:rsidR="00000000" w:rsidDel="00000000" w:rsidP="00000000" w:rsidRDefault="00000000" w:rsidRPr="00000000" w14:paraId="000000EE">
      <w:pPr>
        <w:rPr>
          <w:rFonts w:ascii="Arial" w:cs="Arial" w:eastAsia="Arial" w:hAnsi="Arial"/>
          <w:b w:val="1"/>
        </w:rPr>
      </w:pPr>
      <w:r w:rsidDel="00000000" w:rsidR="00000000" w:rsidRPr="00000000">
        <w:rPr>
          <w:rFonts w:ascii="Arial" w:cs="Arial" w:eastAsia="Arial" w:hAnsi="Arial"/>
          <w:b w:val="1"/>
          <w:rtl w:val="0"/>
        </w:rPr>
        <w:t xml:space="preserve">File too small</w:t>
      </w:r>
    </w:p>
    <w:sdt>
      <w:sdtPr>
        <w:tag w:val="goog_rdk_356"/>
      </w:sdtPr>
      <w:sdtContent>
        <w:p w:rsidR="00000000" w:rsidDel="00000000" w:rsidP="00000000" w:rsidRDefault="00000000" w:rsidRPr="00000000" w14:paraId="000000EF">
          <w:pPr>
            <w:rPr>
              <w:rFonts w:ascii="Arial" w:cs="Arial" w:eastAsia="Arial" w:hAnsi="Arial"/>
              <w:b w:val="1"/>
              <w:rPrChange w:author="Heather Justice" w:id="6" w:date="2024-11-06T20:34:53Z">
                <w:rPr>
                  <w:rFonts w:ascii="Arial" w:cs="Arial" w:eastAsia="Arial" w:hAnsi="Arial"/>
                </w:rPr>
              </w:rPrChange>
            </w:rPr>
          </w:pPr>
          <w:sdt>
            <w:sdtPr>
              <w:tag w:val="goog_rdk_352"/>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file size is too small, they will receive an error (</w:t>
              </w:r>
            </w:sdtContent>
          </w:sdt>
          <w:hyperlink w:anchor="bookmark=id.9ez7bsvxwbjz">
            <w:sdt>
              <w:sdtPr>
                <w:tag w:val="goog_rdk_353"/>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38c</w:t>
                </w:r>
              </w:sdtContent>
            </w:sdt>
          </w:hyperlink>
          <w:sdt>
            <w:sdtPr>
              <w:tag w:val="goog_rdk_354"/>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and are instructed to upload a larger file. Note that the file they are trying to upload may be corrupt. If this error occurs multiple times with the same file, try a different file or different file format.</w:t>
              </w:r>
            </w:sdtContent>
          </w:sdt>
          <w:r w:rsidDel="00000000" w:rsidR="00000000" w:rsidRPr="00000000">
            <w:br w:type="page"/>
          </w:r>
          <w:sdt>
            <w:sdtPr>
              <w:tag w:val="goog_rdk_355"/>
            </w:sdtPr>
            <w:sdtContent>
              <w:r w:rsidDel="00000000" w:rsidR="00000000" w:rsidRPr="00000000">
                <w:rPr>
                  <w:rtl w:val="0"/>
                </w:rPr>
              </w:r>
            </w:sdtContent>
          </w:sdt>
        </w:p>
      </w:sdtContent>
    </w:sdt>
    <w:sdt>
      <w:sdtPr>
        <w:tag w:val="goog_rdk_358"/>
      </w:sdtPr>
      <w:sdtContent>
        <w:p w:rsidR="00000000" w:rsidDel="00000000" w:rsidP="00000000" w:rsidRDefault="00000000" w:rsidRPr="00000000" w14:paraId="000000F0">
          <w:pPr>
            <w:spacing w:after="0" w:lineRule="auto"/>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0" distT="0" distL="0" distR="0">
                <wp:extent cx="4500362" cy="1875961"/>
                <wp:effectExtent b="0" l="0" r="0" t="0"/>
                <wp:docPr descr="Graphical user interface, text, application, chat or text message&#10;&#10;Description automatically generated" id="299" name="image18.png"/>
                <a:graphic>
                  <a:graphicData uri="http://schemas.openxmlformats.org/drawingml/2006/picture">
                    <pic:pic>
                      <pic:nvPicPr>
                        <pic:cNvPr descr="Graphical user interface, text, application, chat or text message&#10;&#10;Description automatically generated" id="0" name="image18.png"/>
                        <pic:cNvPicPr preferRelativeResize="0"/>
                      </pic:nvPicPr>
                      <pic:blipFill>
                        <a:blip r:embed="rId55"/>
                        <a:srcRect b="0" l="0" r="0" t="0"/>
                        <a:stretch>
                          <a:fillRect/>
                        </a:stretch>
                      </pic:blipFill>
                      <pic:spPr>
                        <a:xfrm>
                          <a:off x="0" y="0"/>
                          <a:ext cx="4500362" cy="1875961"/>
                        </a:xfrm>
                        <a:prstGeom prst="rect"/>
                        <a:ln/>
                      </pic:spPr>
                    </pic:pic>
                  </a:graphicData>
                </a:graphic>
              </wp:inline>
            </w:drawing>
          </w:r>
          <w:sdt>
            <w:sdtPr>
              <w:tag w:val="goog_rdk_357"/>
            </w:sdtPr>
            <w:sdtContent>
              <w:r w:rsidDel="00000000" w:rsidR="00000000" w:rsidRPr="00000000">
                <w:rPr>
                  <w:rtl w:val="0"/>
                </w:rPr>
              </w:r>
            </w:sdtContent>
          </w:sdt>
        </w:p>
      </w:sdtContent>
    </w:sdt>
    <w:bookmarkStart w:colFirst="0" w:colLast="0" w:name="bookmark=id.9ez7bsvxwbjz" w:id="60"/>
    <w:bookmarkEnd w:id="60"/>
    <w:sdt>
      <w:sdtPr>
        <w:tag w:val="goog_rdk_361"/>
      </w:sdtPr>
      <w:sdtContent>
        <w:p w:rsidR="00000000" w:rsidDel="00000000" w:rsidP="00000000" w:rsidRDefault="00000000" w:rsidRPr="00000000" w14:paraId="000000F1">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359"/>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38c. File upload error—File too small.</w:t>
              </w:r>
            </w:sdtContent>
          </w:sdt>
          <w:sdt>
            <w:sdtPr>
              <w:tag w:val="goog_rdk_360"/>
            </w:sdtPr>
            <w:sdtContent>
              <w:r w:rsidDel="00000000" w:rsidR="00000000" w:rsidRPr="00000000">
                <w:rPr>
                  <w:rtl w:val="0"/>
                </w:rPr>
              </w:r>
            </w:sdtContent>
          </w:sdt>
        </w:p>
      </w:sdtContent>
    </w:sdt>
    <w:sdt>
      <w:sdtPr>
        <w:tag w:val="goog_rdk_363"/>
      </w:sdtPr>
      <w:sdtContent>
        <w:p w:rsidR="00000000" w:rsidDel="00000000" w:rsidP="00000000" w:rsidRDefault="00000000" w:rsidRPr="00000000" w14:paraId="000000F2">
          <w:pPr>
            <w:rPr>
              <w:rFonts w:ascii="Arial" w:cs="Arial" w:eastAsia="Arial" w:hAnsi="Arial"/>
              <w:b w:val="1"/>
              <w:rPrChange w:author="Heather Justice" w:id="6" w:date="2024-11-06T20:34:53Z">
                <w:rPr>
                  <w:rFonts w:ascii="Arial" w:cs="Arial" w:eastAsia="Arial" w:hAnsi="Arial"/>
                </w:rPr>
              </w:rPrChange>
            </w:rPr>
          </w:pPr>
          <w:sdt>
            <w:sdtPr>
              <w:tag w:val="goog_rdk_362"/>
            </w:sdtPr>
            <w:sdtContent>
              <w:r w:rsidDel="00000000" w:rsidR="00000000" w:rsidRPr="00000000">
                <w:rPr>
                  <w:rtl w:val="0"/>
                </w:rPr>
              </w:r>
            </w:sdtContent>
          </w:sdt>
        </w:p>
      </w:sdtContent>
    </w:sdt>
    <w:sdt>
      <w:sdtPr>
        <w:tag w:val="goog_rdk_365"/>
      </w:sdtPr>
      <w:sdtContent>
        <w:p w:rsidR="00000000" w:rsidDel="00000000" w:rsidP="00000000" w:rsidRDefault="00000000" w:rsidRPr="00000000" w14:paraId="000000F3">
          <w:pPr>
            <w:rPr>
              <w:rFonts w:ascii="Arial" w:cs="Arial" w:eastAsia="Arial" w:hAnsi="Arial"/>
              <w:b w:val="1"/>
              <w:rPrChange w:author="Heather Justice" w:id="6" w:date="2024-11-06T20:34:53Z">
                <w:rPr>
                  <w:rFonts w:ascii="Arial" w:cs="Arial" w:eastAsia="Arial" w:hAnsi="Arial"/>
                </w:rPr>
              </w:rPrChange>
            </w:rPr>
          </w:pPr>
          <w:sdt>
            <w:sdtPr>
              <w:tag w:val="goog_rdk_364"/>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t xml:space="preserve">Wrong file type</w:t>
              </w:r>
            </w:sdtContent>
          </w:sdt>
        </w:p>
      </w:sdtContent>
    </w:sdt>
    <w:sdt>
      <w:sdtPr>
        <w:tag w:val="goog_rdk_369"/>
      </w:sdtPr>
      <w:sdtContent>
        <w:p w:rsidR="00000000" w:rsidDel="00000000" w:rsidP="00000000" w:rsidRDefault="00000000" w:rsidRPr="00000000" w14:paraId="000000F4">
          <w:pPr>
            <w:rPr>
              <w:rFonts w:ascii="Arial" w:cs="Arial" w:eastAsia="Arial" w:hAnsi="Arial"/>
              <w:rPrChange w:author="Heather Justice" w:id="6" w:date="2024-11-06T20:34:53Z">
                <w:rPr>
                  <w:rFonts w:ascii="Arial" w:cs="Arial" w:eastAsia="Arial" w:hAnsi="Arial"/>
                </w:rPr>
              </w:rPrChange>
            </w:rPr>
          </w:pPr>
          <w:sdt>
            <w:sdtPr>
              <w:tag w:val="goog_rdk_36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file is not one of the supported file types (.pdf, .jpeg, .jpg, or .png), they will receive an error (</w:t>
              </w:r>
            </w:sdtContent>
          </w:sdt>
          <w:hyperlink w:anchor="bookmark=id.rwo98b1e54wx">
            <w:sdt>
              <w:sdtPr>
                <w:tag w:val="goog_rdk_367"/>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38d</w:t>
                </w:r>
              </w:sdtContent>
            </w:sdt>
          </w:hyperlink>
          <w:sdt>
            <w:sdtPr>
              <w:tag w:val="goog_rdk_36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and are instructed to upload a supported file type. Note some browsers will block the applicant from uploading a file that is not supported. If an applicant gets stuck on this error, it would be helpful to help them save the file in</w:t>
                <w:br w:type="textWrapping"/>
                <w:t xml:space="preserve">another format.</w:t>
              </w:r>
            </w:sdtContent>
          </w:sdt>
        </w:p>
      </w:sdtContent>
    </w:sdt>
    <w:sdt>
      <w:sdtPr>
        <w:tag w:val="goog_rdk_371"/>
      </w:sdtPr>
      <w:sdtContent>
        <w:p w:rsidR="00000000" w:rsidDel="00000000" w:rsidP="00000000" w:rsidRDefault="00000000" w:rsidRPr="00000000" w14:paraId="000000F5">
          <w:pPr>
            <w:rPr>
              <w:rFonts w:ascii="Arial" w:cs="Arial" w:eastAsia="Arial" w:hAnsi="Arial"/>
              <w:b w:val="1"/>
              <w:rPrChange w:author="Heather Justice" w:id="6" w:date="2024-11-06T20:34:53Z">
                <w:rPr>
                  <w:rFonts w:ascii="Arial" w:cs="Arial" w:eastAsia="Arial" w:hAnsi="Arial"/>
                </w:rPr>
              </w:rPrChange>
            </w:rPr>
          </w:pPr>
          <w:sdt>
            <w:sdtPr>
              <w:tag w:val="goog_rdk_370"/>
            </w:sdtPr>
            <w:sdtContent>
              <w:r w:rsidDel="00000000" w:rsidR="00000000" w:rsidRPr="00000000">
                <w:rPr>
                  <w:rtl w:val="0"/>
                </w:rPr>
              </w:r>
            </w:sdtContent>
          </w:sdt>
        </w:p>
      </w:sdtContent>
    </w:sdt>
    <w:sdt>
      <w:sdtPr>
        <w:tag w:val="goog_rdk_373"/>
      </w:sdtPr>
      <w:sdtContent>
        <w:p w:rsidR="00000000" w:rsidDel="00000000" w:rsidP="00000000" w:rsidRDefault="00000000" w:rsidRPr="00000000" w14:paraId="000000F6">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0" distT="0" distL="0" distR="0">
                <wp:extent cx="4459908" cy="1804973"/>
                <wp:effectExtent b="0" l="0" r="0" t="0"/>
                <wp:docPr descr="Graphical user interface, text, application&#10;&#10;Description automatically generated" id="300" name="image9.png"/>
                <a:graphic>
                  <a:graphicData uri="http://schemas.openxmlformats.org/drawingml/2006/picture">
                    <pic:pic>
                      <pic:nvPicPr>
                        <pic:cNvPr descr="Graphical user interface, text, application&#10;&#10;Description automatically generated" id="0" name="image9.png"/>
                        <pic:cNvPicPr preferRelativeResize="0"/>
                      </pic:nvPicPr>
                      <pic:blipFill>
                        <a:blip r:embed="rId56"/>
                        <a:srcRect b="0" l="0" r="0" t="0"/>
                        <a:stretch>
                          <a:fillRect/>
                        </a:stretch>
                      </pic:blipFill>
                      <pic:spPr>
                        <a:xfrm>
                          <a:off x="0" y="0"/>
                          <a:ext cx="4459908" cy="1804973"/>
                        </a:xfrm>
                        <a:prstGeom prst="rect"/>
                        <a:ln/>
                      </pic:spPr>
                    </pic:pic>
                  </a:graphicData>
                </a:graphic>
              </wp:inline>
            </w:drawing>
          </w:r>
          <w:sdt>
            <w:sdtPr>
              <w:tag w:val="goog_rdk_372"/>
            </w:sdtPr>
            <w:sdtContent>
              <w:r w:rsidDel="00000000" w:rsidR="00000000" w:rsidRPr="00000000">
                <w:rPr>
                  <w:rtl w:val="0"/>
                </w:rPr>
              </w:r>
            </w:sdtContent>
          </w:sdt>
        </w:p>
      </w:sdtContent>
    </w:sdt>
    <w:bookmarkStart w:colFirst="0" w:colLast="0" w:name="bookmark=id.rwo98b1e54wx" w:id="61"/>
    <w:bookmarkEnd w:id="61"/>
    <w:sdt>
      <w:sdtPr>
        <w:tag w:val="goog_rdk_376"/>
      </w:sdtPr>
      <w:sdtContent>
        <w:p w:rsidR="00000000" w:rsidDel="00000000" w:rsidP="00000000" w:rsidRDefault="00000000" w:rsidRPr="00000000" w14:paraId="000000F7">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374"/>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38d. File upload error—Wrong file type.</w:t>
              </w:r>
            </w:sdtContent>
          </w:sdt>
          <w:sdt>
            <w:sdtPr>
              <w:tag w:val="goog_rdk_375"/>
            </w:sdtPr>
            <w:sdtContent>
              <w:r w:rsidDel="00000000" w:rsidR="00000000" w:rsidRPr="00000000">
                <w:rPr>
                  <w:rtl w:val="0"/>
                </w:rPr>
              </w:r>
            </w:sdtContent>
          </w:sdt>
        </w:p>
      </w:sdtContent>
    </w:sdt>
    <w:sdt>
      <w:sdtPr>
        <w:tag w:val="goog_rdk_378"/>
      </w:sdtPr>
      <w:sdtContent>
        <w:p w:rsidR="00000000" w:rsidDel="00000000" w:rsidP="00000000" w:rsidRDefault="00000000" w:rsidRPr="00000000" w14:paraId="000000F8">
          <w:pPr>
            <w:rPr>
              <w:rFonts w:ascii="Arial" w:cs="Arial" w:eastAsia="Arial" w:hAnsi="Arial"/>
              <w:b w:val="1"/>
              <w:rPrChange w:author="Heather Justice" w:id="6" w:date="2024-11-06T20:34:53Z">
                <w:rPr>
                  <w:rFonts w:ascii="Arial" w:cs="Arial" w:eastAsia="Arial" w:hAnsi="Arial"/>
                  <w:b w:val="1"/>
                  <w:sz w:val="52"/>
                  <w:szCs w:val="52"/>
                </w:rPr>
              </w:rPrChange>
            </w:rPr>
          </w:pPr>
          <w:r w:rsidDel="00000000" w:rsidR="00000000" w:rsidRPr="00000000">
            <w:br w:type="page"/>
          </w:r>
          <w:sdt>
            <w:sdtPr>
              <w:tag w:val="goog_rdk_377"/>
            </w:sdtPr>
            <w:sdtContent>
              <w:r w:rsidDel="00000000" w:rsidR="00000000" w:rsidRPr="00000000">
                <w:rPr>
                  <w:rtl w:val="0"/>
                </w:rPr>
              </w:r>
            </w:sdtContent>
          </w:sdt>
        </w:p>
      </w:sdtContent>
    </w:sdt>
    <w:sdt>
      <w:sdtPr>
        <w:tag w:val="goog_rdk_380"/>
      </w:sdtPr>
      <w:sdtContent>
        <w:p w:rsidR="00000000" w:rsidDel="00000000" w:rsidP="00000000" w:rsidRDefault="00000000" w:rsidRPr="00000000" w14:paraId="000000F9">
          <w:pPr>
            <w:pStyle w:val="Heading1"/>
            <w:rPr>
              <w:rFonts w:ascii="Arial" w:cs="Arial" w:eastAsia="Arial" w:hAnsi="Arial"/>
              <w:b w:val="1"/>
              <w:rPrChange w:author="Heather Justice" w:id="6" w:date="2024-11-06T20:34:53Z">
                <w:rPr>
                  <w:rFonts w:ascii="Arial" w:cs="Arial" w:eastAsia="Arial" w:hAnsi="Arial"/>
                  <w:b w:val="1"/>
                  <w:sz w:val="28"/>
                  <w:szCs w:val="28"/>
                </w:rPr>
              </w:rPrChange>
            </w:rPr>
          </w:pPr>
          <w:bookmarkStart w:colFirst="0" w:colLast="0" w:name="_heading=h.1rvwp1q" w:id="62"/>
          <w:bookmarkEnd w:id="62"/>
          <w:sdt>
            <w:sdtPr>
              <w:tag w:val="goog_rdk_379"/>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sz w:val="28"/>
                      <w:szCs w:val="28"/>
                    </w:rPr>
                  </w:rPrChange>
                </w:rPr>
                <w:t xml:space="preserve">Review and Submission</w:t>
              </w:r>
            </w:sdtContent>
          </w:sdt>
        </w:p>
      </w:sdtContent>
    </w:sdt>
    <w:sdt>
      <w:sdtPr>
        <w:tag w:val="goog_rdk_382"/>
      </w:sdtPr>
      <w:sdtContent>
        <w:p w:rsidR="00000000" w:rsidDel="00000000" w:rsidP="00000000" w:rsidRDefault="00000000" w:rsidRPr="00000000" w14:paraId="000000FA">
          <w:pPr>
            <w:pStyle w:val="Heading3"/>
            <w:rPr>
              <w:rFonts w:ascii="Arial" w:cs="Arial" w:eastAsia="Arial" w:hAnsi="Arial"/>
              <w:b w:val="1"/>
              <w:rPrChange w:author="Heather Justice" w:id="6" w:date="2024-11-06T20:34:53Z">
                <w:rPr>
                  <w:rFonts w:ascii="Arial" w:cs="Arial" w:eastAsia="Arial" w:hAnsi="Arial"/>
                  <w:color w:val="000000"/>
                </w:rPr>
              </w:rPrChange>
            </w:rPr>
          </w:pPr>
          <w:bookmarkStart w:colFirst="0" w:colLast="0" w:name="_heading=h.4bvk7pj" w:id="63"/>
          <w:bookmarkEnd w:id="63"/>
          <w:sdt>
            <w:sdtPr>
              <w:tag w:val="goog_rdk_381"/>
            </w:sdtPr>
            <w:sdtContent>
              <w:r w:rsidDel="00000000" w:rsidR="00000000" w:rsidRPr="00000000">
                <w:rPr>
                  <w:rFonts w:ascii="Arial" w:cs="Arial" w:eastAsia="Arial" w:hAnsi="Arial"/>
                  <w:b w:val="1"/>
                  <w:rtl w:val="0"/>
                  <w:rPrChange w:author="Heather Justice" w:id="6" w:date="2024-11-06T20:34:53Z">
                    <w:rPr>
                      <w:rFonts w:ascii="Arial" w:cs="Arial" w:eastAsia="Arial" w:hAnsi="Arial"/>
                      <w:color w:val="000000"/>
                    </w:rPr>
                  </w:rPrChange>
                </w:rPr>
                <w:br w:type="textWrapping"/>
                <w:t xml:space="preserve">Reviewing the application</w:t>
              </w:r>
            </w:sdtContent>
          </w:sdt>
        </w:p>
      </w:sdtContent>
    </w:sdt>
    <w:sdt>
      <w:sdtPr>
        <w:tag w:val="goog_rdk_388"/>
      </w:sdtPr>
      <w:sdtContent>
        <w:p w:rsidR="00000000" w:rsidDel="00000000" w:rsidP="00000000" w:rsidRDefault="00000000" w:rsidRPr="00000000" w14:paraId="000000FB">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sdt>
            <w:sdtPr>
              <w:tag w:val="goog_rdk_383"/>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sdt>
            <w:sdtPr>
              <w:tag w:val="goog_rdk_384"/>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 last step is the review application page (</w:t>
              </w:r>
            </w:sdtContent>
          </w:sdt>
          <w:hyperlink w:anchor="bookmark=id.caekube3vw34">
            <w:sdt>
              <w:sdtPr>
                <w:tag w:val="goog_rdk_385"/>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39</w:t>
                </w:r>
              </w:sdtContent>
            </w:sdt>
          </w:hyperlink>
          <w:sdt>
            <w:sdtPr>
              <w:tag w:val="goog_rdk_38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Here, the Veteran and each family caregiver can review the information that they’ve entered by clicking on each plus sign next to a section:</w:t>
              </w:r>
            </w:sdtContent>
          </w:sdt>
          <w:sdt>
            <w:sdtPr>
              <w:tag w:val="goog_rdk_387"/>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p>
      </w:sdtContent>
    </w:sdt>
    <w:sdt>
      <w:sdtPr>
        <w:tag w:val="goog_rdk_392"/>
      </w:sdtPr>
      <w:sdtContent>
        <w:p w:rsidR="00000000" w:rsidDel="00000000" w:rsidP="00000000" w:rsidRDefault="00000000" w:rsidRPr="00000000" w14:paraId="000000FC">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5495925" cy="3752850"/>
                <wp:effectExtent b="0" l="0" r="0" t="0"/>
                <wp:docPr id="301"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495925" cy="3752850"/>
                        </a:xfrm>
                        <a:prstGeom prst="rect"/>
                        <a:ln/>
                      </pic:spPr>
                    </pic:pic>
                  </a:graphicData>
                </a:graphic>
              </wp:inline>
            </w:drawing>
          </w:r>
          <w:sdt>
            <w:sdtPr>
              <w:tag w:val="goog_rdk_389"/>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caekube3vw34" w:id="64"/>
          <w:bookmarkEnd w:id="64"/>
          <w:sdt>
            <w:sdtPr>
              <w:tag w:val="goog_rdk_390"/>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39. The review application page.</w:t>
              </w:r>
            </w:sdtContent>
          </w:sdt>
          <w:r w:rsidDel="00000000" w:rsidR="00000000" w:rsidRPr="00000000">
            <w:br w:type="page"/>
          </w:r>
          <w:sdt>
            <w:sdtPr>
              <w:tag w:val="goog_rdk_391"/>
            </w:sdtPr>
            <w:sdtContent>
              <w:r w:rsidDel="00000000" w:rsidR="00000000" w:rsidRPr="00000000">
                <w:rPr>
                  <w:rtl w:val="0"/>
                </w:rPr>
              </w:r>
            </w:sdtContent>
          </w:sdt>
        </w:p>
      </w:sdtContent>
    </w:sdt>
    <w:sdt>
      <w:sdtPr>
        <w:tag w:val="goog_rdk_396"/>
      </w:sdtPr>
      <w:sdtContent>
        <w:p w:rsidR="00000000" w:rsidDel="00000000" w:rsidP="00000000" w:rsidRDefault="00000000" w:rsidRPr="00000000" w14:paraId="000000FD">
          <w:pPr>
            <w:rPr>
              <w:rFonts w:ascii="Arial" w:cs="Arial" w:eastAsia="Arial" w:hAnsi="Arial"/>
              <w:rPrChange w:author="Heather Justice" w:id="6" w:date="2024-11-06T20:34:53Z">
                <w:rPr>
                  <w:rFonts w:ascii="Arial" w:cs="Arial" w:eastAsia="Arial" w:hAnsi="Arial"/>
                </w:rPr>
              </w:rPrChange>
            </w:rPr>
          </w:pPr>
          <w:sdt>
            <w:sdtPr>
              <w:tag w:val="goog_rdk_39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Suppose the Veteran and each caregiver applicant click on the plus sign. In that case, the section will open and show what the user entered (</w:t>
              </w:r>
            </w:sdtContent>
          </w:sdt>
          <w:hyperlink w:anchor="bookmark=id.hi2u7kgi7tau">
            <w:sdt>
              <w:sdtPr>
                <w:tag w:val="goog_rdk_394"/>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40</w:t>
                </w:r>
              </w:sdtContent>
            </w:sdt>
          </w:hyperlink>
          <w:sdt>
            <w:sdtPr>
              <w:tag w:val="goog_rdk_39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If something looks wrong, the applicant can select the “edit” button and will be able to change the information. To save changes after editing, select the “update page” button.</w:t>
              </w:r>
            </w:sdtContent>
          </w:sdt>
        </w:p>
      </w:sdtContent>
    </w:sdt>
    <w:sdt>
      <w:sdtPr>
        <w:tag w:val="goog_rdk_398"/>
      </w:sdtPr>
      <w:sdtContent>
        <w:p w:rsidR="00000000" w:rsidDel="00000000" w:rsidP="00000000" w:rsidRDefault="00000000" w:rsidRPr="00000000" w14:paraId="000000FE">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2869406" cy="2209837"/>
                <wp:effectExtent b="0" l="0" r="0" t="0"/>
                <wp:docPr id="302" name="image4.png"/>
                <a:graphic>
                  <a:graphicData uri="http://schemas.openxmlformats.org/drawingml/2006/picture">
                    <pic:pic>
                      <pic:nvPicPr>
                        <pic:cNvPr id="0" name="image4.png"/>
                        <pic:cNvPicPr preferRelativeResize="0"/>
                      </pic:nvPicPr>
                      <pic:blipFill>
                        <a:blip r:embed="rId58"/>
                        <a:srcRect b="7586" l="3305" r="3215" t="3929"/>
                        <a:stretch>
                          <a:fillRect/>
                        </a:stretch>
                      </pic:blipFill>
                      <pic:spPr>
                        <a:xfrm>
                          <a:off x="0" y="0"/>
                          <a:ext cx="2869406" cy="2209837"/>
                        </a:xfrm>
                        <a:prstGeom prst="rect"/>
                        <a:ln/>
                      </pic:spPr>
                    </pic:pic>
                  </a:graphicData>
                </a:graphic>
              </wp:inline>
            </w:drawing>
          </w:r>
          <w:sdt>
            <w:sdtPr>
              <w:tag w:val="goog_rdk_397"/>
            </w:sdtPr>
            <w:sdtContent>
              <w:r w:rsidDel="00000000" w:rsidR="00000000" w:rsidRPr="00000000">
                <w:rPr>
                  <w:rtl w:val="0"/>
                </w:rPr>
              </w:r>
            </w:sdtContent>
          </w:sdt>
        </w:p>
      </w:sdtContent>
    </w:sdt>
    <w:bookmarkStart w:colFirst="0" w:colLast="0" w:name="bookmark=id.hi2u7kgi7tau" w:id="65"/>
    <w:bookmarkEnd w:id="65"/>
    <w:sdt>
      <w:sdtPr>
        <w:tag w:val="goog_rdk_400"/>
      </w:sdtPr>
      <w:sdtContent>
        <w:p w:rsidR="00000000" w:rsidDel="00000000" w:rsidP="00000000" w:rsidRDefault="00000000" w:rsidRPr="00000000" w14:paraId="000000FF">
          <w:pPr>
            <w:pBdr>
              <w:bottom w:color="000000" w:space="1" w:sz="6" w:val="single"/>
            </w:pBd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399"/>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40. Expanding Veteran and caregiver information sections.</w:t>
              </w:r>
            </w:sdtContent>
          </w:sdt>
        </w:p>
      </w:sdtContent>
    </w:sdt>
    <w:sdt>
      <w:sdtPr>
        <w:tag w:val="goog_rdk_402"/>
      </w:sdtPr>
      <w:sdtContent>
        <w:p w:rsidR="00000000" w:rsidDel="00000000" w:rsidP="00000000" w:rsidRDefault="00000000" w:rsidRPr="00000000" w14:paraId="00000100">
          <w:pPr>
            <w:rPr>
              <w:rFonts w:ascii="Arial" w:cs="Arial" w:eastAsia="Arial" w:hAnsi="Arial"/>
              <w:b w:val="1"/>
              <w:rPrChange w:author="Heather Justice" w:id="6" w:date="2024-11-06T20:34:53Z">
                <w:rPr>
                  <w:rFonts w:ascii="Arial" w:cs="Arial" w:eastAsia="Arial" w:hAnsi="Arial"/>
                  <w:i w:val="1"/>
                  <w:sz w:val="18"/>
                  <w:szCs w:val="18"/>
                </w:rPr>
              </w:rPrChange>
            </w:rPr>
          </w:pPr>
          <w:r w:rsidDel="00000000" w:rsidR="00000000" w:rsidRPr="00000000">
            <w:br w:type="page"/>
          </w:r>
          <w:sdt>
            <w:sdtPr>
              <w:tag w:val="goog_rdk_401"/>
            </w:sdtPr>
            <w:sdtContent>
              <w:r w:rsidDel="00000000" w:rsidR="00000000" w:rsidRPr="00000000">
                <w:rPr>
                  <w:rtl w:val="0"/>
                </w:rPr>
              </w:r>
            </w:sdtContent>
          </w:sdt>
        </w:p>
      </w:sdtContent>
    </w:sdt>
    <w:sdt>
      <w:sdtPr>
        <w:tag w:val="goog_rdk_404"/>
      </w:sdtPr>
      <w:sdtContent>
        <w:p w:rsidR="00000000" w:rsidDel="00000000" w:rsidP="00000000" w:rsidRDefault="00000000" w:rsidRPr="00000000" w14:paraId="00000101">
          <w:pPr>
            <w:pStyle w:val="Heading3"/>
            <w:rPr>
              <w:rFonts w:ascii="Arial" w:cs="Arial" w:eastAsia="Arial" w:hAnsi="Arial"/>
              <w:b w:val="1"/>
              <w:rPrChange w:author="Heather Justice" w:id="6" w:date="2024-11-06T20:34:53Z">
                <w:rPr>
                  <w:rFonts w:ascii="Arial" w:cs="Arial" w:eastAsia="Arial" w:hAnsi="Arial"/>
                  <w:b w:val="1"/>
                  <w:color w:val="000000"/>
                </w:rPr>
              </w:rPrChange>
            </w:rPr>
          </w:pPr>
          <w:bookmarkStart w:colFirst="0" w:colLast="0" w:name="_heading=h.3q5sasy" w:id="66"/>
          <w:bookmarkEnd w:id="66"/>
          <w:sdt>
            <w:sdtPr>
              <w:tag w:val="goog_rdk_403"/>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color w:val="000000"/>
                    </w:rPr>
                  </w:rPrChange>
                </w:rPr>
                <w:t xml:space="preserve">Signature Section</w:t>
                <w:br w:type="textWrapping"/>
              </w:r>
            </w:sdtContent>
          </w:sdt>
        </w:p>
      </w:sdtContent>
    </w:sdt>
    <w:sdt>
      <w:sdtPr>
        <w:tag w:val="goog_rdk_410"/>
      </w:sdtPr>
      <w:sdtContent>
        <w:p w:rsidR="00000000" w:rsidDel="00000000" w:rsidP="00000000" w:rsidRDefault="00000000" w:rsidRPr="00000000" w14:paraId="00000102">
          <w:pPr>
            <w:rPr>
              <w:rFonts w:ascii="Arial" w:cs="Arial" w:eastAsia="Arial" w:hAnsi="Arial"/>
              <w:rPrChange w:author="Heather Justice" w:id="6" w:date="2024-11-06T20:34:53Z">
                <w:rPr>
                  <w:rFonts w:ascii="Arial" w:cs="Arial" w:eastAsia="Arial" w:hAnsi="Arial"/>
                </w:rPr>
              </w:rPrChange>
            </w:rPr>
          </w:pPr>
          <w:sdt>
            <w:sdtPr>
              <w:tag w:val="goog_rdk_405"/>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Once the Veteran and each caregiver applicant has reviewed the information and made any changes, they can proceed to the signature section. The Veteran’s statement of truth (</w:t>
              </w:r>
            </w:sdtContent>
          </w:sdt>
          <w:hyperlink w:anchor="bookmark=id.hi2u7kgi7tau">
            <w:sdt>
              <w:sdtPr>
                <w:tag w:val="goog_rdk_406"/>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41</w:t>
                </w:r>
              </w:sdtContent>
            </w:sdt>
          </w:hyperlink>
          <w:sdt>
            <w:sdtPr>
              <w:tag w:val="goog_rdk_40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will populate depending on the applicant's choice on the </w:t>
              </w:r>
            </w:sdtContent>
          </w:sdt>
          <w:hyperlink w:anchor="_heading=h.111kx3o">
            <w:sdt>
              <w:sdtPr>
                <w:tag w:val="goog_rdk_408"/>
              </w:sdtPr>
              <w:sdtContent>
                <w:r w:rsidDel="00000000" w:rsidR="00000000" w:rsidRPr="00000000">
                  <w:rPr>
                    <w:rFonts w:ascii="Arial" w:cs="Arial" w:eastAsia="Arial" w:hAnsi="Arial"/>
                    <w:rtl w:val="0"/>
                    <w:rPrChange w:author="Heather Justice" w:id="6" w:date="2024-11-06T20:34:53Z">
                      <w:rPr>
                        <w:rFonts w:ascii="Arial" w:cs="Arial" w:eastAsia="Arial" w:hAnsi="Arial"/>
                        <w:u w:val="single"/>
                      </w:rPr>
                    </w:rPrChange>
                  </w:rPr>
                  <w:t xml:space="preserve">Representative documentation </w:t>
                </w:r>
              </w:sdtContent>
            </w:sdt>
          </w:hyperlink>
          <w:sdt>
            <w:sdtPr>
              <w:tag w:val="goog_rdk_40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screen. If the applicant indicates that the Veteran will be signing the application, they will be shown this screen. The Veteran can type their full name as they input it into the form and select the “I certify the information is correct and true to the best of my knowledge and belief” checkbox.</w:t>
              </w:r>
            </w:sdtContent>
          </w:sdt>
        </w:p>
      </w:sdtContent>
    </w:sdt>
    <w:sdt>
      <w:sdtPr>
        <w:tag w:val="goog_rdk_412"/>
      </w:sdtPr>
      <w:sdtContent>
        <w:p w:rsidR="00000000" w:rsidDel="00000000" w:rsidP="00000000" w:rsidRDefault="00000000" w:rsidRPr="00000000" w14:paraId="00000103">
          <w:pPr>
            <w:rPr>
              <w:rFonts w:ascii="Arial" w:cs="Arial" w:eastAsia="Arial" w:hAnsi="Arial"/>
              <w:b w:val="1"/>
              <w:rPrChange w:author="Heather Justice" w:id="6" w:date="2024-11-06T20:34:53Z">
                <w:rPr>
                  <w:rFonts w:ascii="Arial" w:cs="Arial" w:eastAsia="Arial" w:hAnsi="Arial"/>
                </w:rPr>
              </w:rPrChange>
            </w:rPr>
          </w:pPr>
          <w:sdt>
            <w:sdtPr>
              <w:tag w:val="goog_rdk_411"/>
            </w:sdtPr>
            <w:sdtContent>
              <w:r w:rsidDel="00000000" w:rsidR="00000000" w:rsidRPr="00000000">
                <w:rPr>
                  <w:rtl w:val="0"/>
                </w:rPr>
              </w:r>
            </w:sdtContent>
          </w:sdt>
        </w:p>
      </w:sdtContent>
    </w:sdt>
    <w:sdt>
      <w:sdtPr>
        <w:tag w:val="goog_rdk_416"/>
      </w:sdtPr>
      <w:sdtContent>
        <w:p w:rsidR="00000000" w:rsidDel="00000000" w:rsidP="00000000" w:rsidRDefault="00000000" w:rsidRPr="00000000" w14:paraId="00000104">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248275" cy="3590925"/>
                <wp:effectExtent b="0" l="0" r="0" t="0"/>
                <wp:docPr id="303"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248275" cy="3590925"/>
                        </a:xfrm>
                        <a:prstGeom prst="rect"/>
                        <a:ln/>
                      </pic:spPr>
                    </pic:pic>
                  </a:graphicData>
                </a:graphic>
              </wp:inline>
            </w:drawing>
          </w:r>
          <w:sdt>
            <w:sdtPr>
              <w:tag w:val="goog_rdk_413"/>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335dt331t3nv" w:id="67"/>
          <w:bookmarkEnd w:id="67"/>
          <w:sdt>
            <w:sdtPr>
              <w:tag w:val="goog_rdk_414"/>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41. Veteran’s statement of truth.</w:t>
              </w:r>
            </w:sdtContent>
          </w:sdt>
          <w:sdt>
            <w:sdtPr>
              <w:tag w:val="goog_rdk_415"/>
            </w:sdtPr>
            <w:sdtContent>
              <w:r w:rsidDel="00000000" w:rsidR="00000000" w:rsidRPr="00000000">
                <w:rPr>
                  <w:rtl w:val="0"/>
                </w:rPr>
              </w:r>
            </w:sdtContent>
          </w:sdt>
        </w:p>
      </w:sdtContent>
    </w:sdt>
    <w:sdt>
      <w:sdtPr>
        <w:tag w:val="goog_rdk_421"/>
      </w:sdtPr>
      <w:sdtContent>
        <w:p w:rsidR="00000000" w:rsidDel="00000000" w:rsidP="00000000" w:rsidRDefault="00000000" w:rsidRPr="00000000" w14:paraId="00000105">
          <w:pPr>
            <w:rPr>
              <w:rFonts w:ascii="Arial" w:cs="Arial" w:eastAsia="Arial" w:hAnsi="Arial"/>
              <w:b w:val="1"/>
              <w:rPrChange w:author="Heather Justice" w:id="6" w:date="2024-11-06T20:34:53Z">
                <w:rPr>
                  <w:rFonts w:ascii="Arial" w:cs="Arial" w:eastAsia="Arial" w:hAnsi="Arial"/>
                </w:rPr>
              </w:rPrChange>
            </w:rPr>
          </w:pPr>
          <w:sdt>
            <w:sdtPr>
              <w:tag w:val="goog_rdk_41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name does not match the name input into the form, they will receive this error (</w:t>
              </w:r>
            </w:sdtContent>
          </w:sdt>
          <w:hyperlink w:anchor="bookmark=id.ok4pai254n16">
            <w:sdt>
              <w:sdtPr>
                <w:tag w:val="goog_rdk_418"/>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42</w:t>
                </w:r>
              </w:sdtContent>
            </w:sdt>
          </w:hyperlink>
          <w:sdt>
            <w:sdtPr>
              <w:tag w:val="goog_rdk_41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Within the error text, they can see the name input. They can edit the typed signature name and select the “I certify the information is correct and true to the best of my knowledge and belief” checkbox again.</w:t>
              </w:r>
            </w:sdtContent>
          </w:sdt>
          <w:r w:rsidDel="00000000" w:rsidR="00000000" w:rsidRPr="00000000">
            <w:br w:type="page"/>
          </w:r>
          <w:sdt>
            <w:sdtPr>
              <w:tag w:val="goog_rdk_420"/>
            </w:sdtPr>
            <w:sdtContent>
              <w:r w:rsidDel="00000000" w:rsidR="00000000" w:rsidRPr="00000000">
                <w:rPr>
                  <w:rtl w:val="0"/>
                </w:rPr>
              </w:r>
            </w:sdtContent>
          </w:sdt>
        </w:p>
      </w:sdtContent>
    </w:sdt>
    <w:sdt>
      <w:sdtPr>
        <w:tag w:val="goog_rdk_425"/>
      </w:sdtPr>
      <w:sdtContent>
        <w:p w:rsidR="00000000" w:rsidDel="00000000" w:rsidP="00000000" w:rsidRDefault="00000000" w:rsidRPr="00000000" w14:paraId="00000106">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238750" cy="3876675"/>
                <wp:effectExtent b="0" l="0" r="0" t="0"/>
                <wp:docPr id="304"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238750" cy="3876675"/>
                        </a:xfrm>
                        <a:prstGeom prst="rect"/>
                        <a:ln/>
                      </pic:spPr>
                    </pic:pic>
                  </a:graphicData>
                </a:graphic>
              </wp:inline>
            </w:drawing>
          </w:r>
          <w:sdt>
            <w:sdtPr>
              <w:tag w:val="goog_rdk_422"/>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ok4pai254n16" w:id="68"/>
          <w:bookmarkEnd w:id="68"/>
          <w:sdt>
            <w:sdtPr>
              <w:tag w:val="goog_rdk_42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42. Signature error.</w:t>
              </w:r>
            </w:sdtContent>
          </w:sdt>
          <w:sdt>
            <w:sdtPr>
              <w:tag w:val="goog_rdk_424"/>
            </w:sdtPr>
            <w:sdtContent>
              <w:r w:rsidDel="00000000" w:rsidR="00000000" w:rsidRPr="00000000">
                <w:rPr>
                  <w:rtl w:val="0"/>
                </w:rPr>
              </w:r>
            </w:sdtContent>
          </w:sdt>
        </w:p>
      </w:sdtContent>
    </w:sdt>
    <w:sdt>
      <w:sdtPr>
        <w:tag w:val="goog_rdk_430"/>
      </w:sdtPr>
      <w:sdtContent>
        <w:p w:rsidR="00000000" w:rsidDel="00000000" w:rsidP="00000000" w:rsidRDefault="00000000" w:rsidRPr="00000000" w14:paraId="00000107">
          <w:pPr>
            <w:rPr>
              <w:rFonts w:ascii="Arial" w:cs="Arial" w:eastAsia="Arial" w:hAnsi="Arial"/>
              <w:b w:val="1"/>
              <w:rPrChange w:author="Heather Justice" w:id="6" w:date="2024-11-06T20:34:53Z">
                <w:rPr>
                  <w:rFonts w:ascii="Arial" w:cs="Arial" w:eastAsia="Arial" w:hAnsi="Arial"/>
                </w:rPr>
              </w:rPrChange>
            </w:rPr>
          </w:pPr>
          <w:sdt>
            <w:sdtPr>
              <w:tag w:val="goog_rdk_42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Suppose the applicant chooses “I’m a representative with legal authority signing on behalf of the Veteran” on the Representative documentation screen. In that case, they will see this screen (</w:t>
              </w:r>
            </w:sdtContent>
          </w:sdt>
          <w:hyperlink w:anchor="bookmark=id.zawj7u5rc4mm">
            <w:sdt>
              <w:sdtPr>
                <w:tag w:val="goog_rdk_427"/>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43</w:t>
                </w:r>
              </w:sdtContent>
            </w:sdt>
          </w:hyperlink>
          <w:sdt>
            <w:sdtPr>
              <w:tag w:val="goog_rdk_42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The representative can input their full name and select the “I certify the information is correct and true to the best of my knowledge and belief” checkbox.</w:t>
              </w:r>
            </w:sdtContent>
          </w:sdt>
          <w:r w:rsidDel="00000000" w:rsidR="00000000" w:rsidRPr="00000000">
            <w:br w:type="page"/>
          </w:r>
          <w:sdt>
            <w:sdtPr>
              <w:tag w:val="goog_rdk_429"/>
            </w:sdtPr>
            <w:sdtContent>
              <w:r w:rsidDel="00000000" w:rsidR="00000000" w:rsidRPr="00000000">
                <w:rPr>
                  <w:rtl w:val="0"/>
                </w:rPr>
              </w:r>
            </w:sdtContent>
          </w:sdt>
        </w:p>
      </w:sdtContent>
    </w:sdt>
    <w:sdt>
      <w:sdtPr>
        <w:tag w:val="goog_rdk_434"/>
      </w:sdtPr>
      <w:sdtContent>
        <w:p w:rsidR="00000000" w:rsidDel="00000000" w:rsidP="00000000" w:rsidRDefault="00000000" w:rsidRPr="00000000" w14:paraId="00000108">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257800" cy="4705350"/>
                <wp:effectExtent b="0" l="0" r="0" t="0"/>
                <wp:docPr id="305"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257800" cy="4705350"/>
                        </a:xfrm>
                        <a:prstGeom prst="rect"/>
                        <a:ln/>
                      </pic:spPr>
                    </pic:pic>
                  </a:graphicData>
                </a:graphic>
              </wp:inline>
            </w:drawing>
          </w:r>
          <w:sdt>
            <w:sdtPr>
              <w:tag w:val="goog_rdk_431"/>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zawj7u5rc4mm" w:id="69"/>
          <w:bookmarkEnd w:id="69"/>
          <w:sdt>
            <w:sdtPr>
              <w:tag w:val="goog_rdk_432"/>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43. Signing on behalf of the Veteran.</w:t>
              </w:r>
            </w:sdtContent>
          </w:sdt>
          <w:sdt>
            <w:sdtPr>
              <w:tag w:val="goog_rdk_433"/>
            </w:sdtPr>
            <w:sdtContent>
              <w:r w:rsidDel="00000000" w:rsidR="00000000" w:rsidRPr="00000000">
                <w:rPr>
                  <w:rtl w:val="0"/>
                </w:rPr>
              </w:r>
            </w:sdtContent>
          </w:sdt>
        </w:p>
      </w:sdtContent>
    </w:sdt>
    <w:sdt>
      <w:sdtPr>
        <w:tag w:val="goog_rdk_436"/>
      </w:sdtPr>
      <w:sdtContent>
        <w:p w:rsidR="00000000" w:rsidDel="00000000" w:rsidP="00000000" w:rsidRDefault="00000000" w:rsidRPr="00000000" w14:paraId="00000109">
          <w:pPr>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435"/>
            </w:sdtPr>
            <w:sdtContent>
              <w:r w:rsidDel="00000000" w:rsidR="00000000" w:rsidRPr="00000000">
                <w:rPr>
                  <w:rtl w:val="0"/>
                </w:rPr>
              </w:r>
            </w:sdtContent>
          </w:sdt>
        </w:p>
      </w:sdtContent>
    </w:sdt>
    <w:sdt>
      <w:sdtPr>
        <w:tag w:val="goog_rdk_441"/>
      </w:sdtPr>
      <w:sdtContent>
        <w:p w:rsidR="00000000" w:rsidDel="00000000" w:rsidP="00000000" w:rsidRDefault="00000000" w:rsidRPr="00000000" w14:paraId="0000010A">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sdt>
            <w:sdtPr>
              <w:tag w:val="goog_rdk_437"/>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Next, each caregiver applicant can type their full name as they input it into the form and select the “I certify the information is correct and true to the best of my knowledge and belief” checkbox (</w:t>
              </w:r>
            </w:sdtContent>
          </w:sdt>
          <w:hyperlink w:anchor="bookmark=id.zawj7u5rc4mm">
            <w:sdt>
              <w:sdtPr>
                <w:tag w:val="goog_rdk_438"/>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44</w:t>
                </w:r>
              </w:sdtContent>
            </w:sdt>
          </w:hyperlink>
          <w:sdt>
            <w:sdtPr>
              <w:tag w:val="goog_rdk_439"/>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r w:rsidDel="00000000" w:rsidR="00000000" w:rsidRPr="00000000">
            <w:br w:type="page"/>
          </w:r>
          <w:sdt>
            <w:sdtPr>
              <w:tag w:val="goog_rdk_440"/>
            </w:sdtPr>
            <w:sdtContent>
              <w:r w:rsidDel="00000000" w:rsidR="00000000" w:rsidRPr="00000000">
                <w:rPr>
                  <w:rtl w:val="0"/>
                </w:rPr>
              </w:r>
            </w:sdtContent>
          </w:sdt>
        </w:p>
      </w:sdtContent>
    </w:sdt>
    <w:sdt>
      <w:sdtPr>
        <w:tag w:val="goog_rdk_445"/>
      </w:sdtPr>
      <w:sdtContent>
        <w:p w:rsidR="00000000" w:rsidDel="00000000" w:rsidP="00000000" w:rsidRDefault="00000000" w:rsidRPr="00000000" w14:paraId="0000010B">
          <w:pPr>
            <w:pBdr>
              <w:bottom w:color="000000" w:space="1" w:sz="6" w:val="single"/>
            </w:pBd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5248275" cy="7324725"/>
                <wp:effectExtent b="0" l="0" r="0" t="0"/>
                <wp:docPr id="318" name="image22.png"/>
                <a:graphic>
                  <a:graphicData uri="http://schemas.openxmlformats.org/drawingml/2006/picture">
                    <pic:pic>
                      <pic:nvPicPr>
                        <pic:cNvPr id="0" name="image22.png"/>
                        <pic:cNvPicPr preferRelativeResize="0"/>
                      </pic:nvPicPr>
                      <pic:blipFill>
                        <a:blip r:embed="rId62"/>
                        <a:srcRect b="3340" l="0" r="0" t="3278"/>
                        <a:stretch>
                          <a:fillRect/>
                        </a:stretch>
                      </pic:blipFill>
                      <pic:spPr>
                        <a:xfrm>
                          <a:off x="0" y="0"/>
                          <a:ext cx="5248275" cy="7324725"/>
                        </a:xfrm>
                        <a:prstGeom prst="rect"/>
                        <a:ln/>
                      </pic:spPr>
                    </pic:pic>
                  </a:graphicData>
                </a:graphic>
              </wp:inline>
            </w:drawing>
          </w:r>
          <w:sdt>
            <w:sdtPr>
              <w:tag w:val="goog_rdk_442"/>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lxe6dznpxvyi" w:id="70"/>
          <w:bookmarkEnd w:id="70"/>
          <w:sdt>
            <w:sdtPr>
              <w:tag w:val="goog_rdk_44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44. Primary caregiver’s statement of truth.</w:t>
              </w:r>
            </w:sdtContent>
          </w:sdt>
          <w:r w:rsidDel="00000000" w:rsidR="00000000" w:rsidRPr="00000000">
            <w:br w:type="page"/>
          </w:r>
          <w:sdt>
            <w:sdtPr>
              <w:tag w:val="goog_rdk_444"/>
            </w:sdtPr>
            <w:sdtContent>
              <w:r w:rsidDel="00000000" w:rsidR="00000000" w:rsidRPr="00000000">
                <w:rPr>
                  <w:rtl w:val="0"/>
                </w:rPr>
              </w:r>
            </w:sdtContent>
          </w:sdt>
        </w:p>
      </w:sdtContent>
    </w:sdt>
    <w:sdt>
      <w:sdtPr>
        <w:tag w:val="goog_rdk_449"/>
      </w:sdtPr>
      <w:sdtContent>
        <w:p w:rsidR="00000000" w:rsidDel="00000000" w:rsidP="00000000" w:rsidRDefault="00000000" w:rsidRPr="00000000" w14:paraId="0000010C">
          <w:pPr>
            <w:rPr>
              <w:rFonts w:ascii="Arial" w:cs="Arial" w:eastAsia="Arial" w:hAnsi="Arial"/>
              <w:rPrChange w:author="Heather Justice" w:id="6" w:date="2024-11-06T20:34:53Z">
                <w:rPr>
                  <w:rFonts w:ascii="Arial" w:cs="Arial" w:eastAsia="Arial" w:hAnsi="Arial"/>
                </w:rPr>
              </w:rPrChange>
            </w:rPr>
          </w:pPr>
          <w:sdt>
            <w:sdtPr>
              <w:tag w:val="goog_rdk_44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name does not match the name input into the form, they will receive this error (</w:t>
              </w:r>
            </w:sdtContent>
          </w:sdt>
          <w:hyperlink w:anchor="bookmark=id.u7ngio8yts01">
            <w:sdt>
              <w:sdtPr>
                <w:tag w:val="goog_rdk_447"/>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45</w:t>
                </w:r>
              </w:sdtContent>
            </w:sdt>
          </w:hyperlink>
          <w:sdt>
            <w:sdtPr>
              <w:tag w:val="goog_rdk_44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Within the error text, they can see the name input earlier in the form. They can edit the name and select the “I certify the information is correct and true to the best of my knowledge and belief” checkbox again.</w:t>
              </w:r>
            </w:sdtContent>
          </w:sdt>
        </w:p>
      </w:sdtContent>
    </w:sdt>
    <w:sdt>
      <w:sdtPr>
        <w:tag w:val="goog_rdk_451"/>
      </w:sdtPr>
      <w:sdtContent>
        <w:p w:rsidR="00000000" w:rsidDel="00000000" w:rsidP="00000000" w:rsidRDefault="00000000" w:rsidRPr="00000000" w14:paraId="0000010D">
          <w:pPr>
            <w:rPr>
              <w:rFonts w:ascii="Arial" w:cs="Arial" w:eastAsia="Arial" w:hAnsi="Arial"/>
              <w:b w:val="1"/>
              <w:rPrChange w:author="Heather Justice" w:id="6" w:date="2024-11-06T20:34:53Z">
                <w:rPr>
                  <w:rFonts w:ascii="Arial" w:cs="Arial" w:eastAsia="Arial" w:hAnsi="Arial"/>
                </w:rPr>
              </w:rPrChange>
            </w:rPr>
          </w:pPr>
          <w:sdt>
            <w:sdtPr>
              <w:tag w:val="goog_rdk_450"/>
            </w:sdtPr>
            <w:sdtContent>
              <w:r w:rsidDel="00000000" w:rsidR="00000000" w:rsidRPr="00000000">
                <w:rPr>
                  <w:rtl w:val="0"/>
                </w:rPr>
              </w:r>
            </w:sdtContent>
          </w:sdt>
        </w:p>
      </w:sdtContent>
    </w:sdt>
    <w:sdt>
      <w:sdtPr>
        <w:tag w:val="goog_rdk_455"/>
      </w:sdtPr>
      <w:sdtContent>
        <w:p w:rsidR="00000000" w:rsidDel="00000000" w:rsidP="00000000" w:rsidRDefault="00000000" w:rsidRPr="00000000" w14:paraId="0000010E">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238750" cy="1876425"/>
                <wp:effectExtent b="0" l="0" r="0" t="0"/>
                <wp:docPr id="319"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238750" cy="1876425"/>
                        </a:xfrm>
                        <a:prstGeom prst="rect"/>
                        <a:ln/>
                      </pic:spPr>
                    </pic:pic>
                  </a:graphicData>
                </a:graphic>
              </wp:inline>
            </w:drawing>
          </w:r>
          <w:sdt>
            <w:sdtPr>
              <w:tag w:val="goog_rdk_452"/>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u7ngio8yts01" w:id="71"/>
          <w:bookmarkEnd w:id="71"/>
          <w:sdt>
            <w:sdtPr>
              <w:tag w:val="goog_rdk_45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45. Primary family caregiver signature error.</w:t>
              </w:r>
            </w:sdtContent>
          </w:sdt>
          <w:sdt>
            <w:sdtPr>
              <w:tag w:val="goog_rdk_454"/>
            </w:sdtPr>
            <w:sdtContent>
              <w:r w:rsidDel="00000000" w:rsidR="00000000" w:rsidRPr="00000000">
                <w:rPr>
                  <w:rtl w:val="0"/>
                </w:rPr>
              </w:r>
            </w:sdtContent>
          </w:sdt>
        </w:p>
      </w:sdtContent>
    </w:sdt>
    <w:sdt>
      <w:sdtPr>
        <w:tag w:val="goog_rdk_457"/>
      </w:sdtPr>
      <w:sdtContent>
        <w:p w:rsidR="00000000" w:rsidDel="00000000" w:rsidP="00000000" w:rsidRDefault="00000000" w:rsidRPr="00000000" w14:paraId="0000010F">
          <w:pPr>
            <w:pStyle w:val="Heading3"/>
            <w:rPr>
              <w:rFonts w:ascii="Arial" w:cs="Arial" w:eastAsia="Arial" w:hAnsi="Arial"/>
              <w:b w:val="1"/>
              <w:rPrChange w:author="Heather Justice" w:id="6" w:date="2024-11-06T20:34:53Z">
                <w:rPr>
                  <w:rFonts w:ascii="Arial" w:cs="Arial" w:eastAsia="Arial" w:hAnsi="Arial"/>
                  <w:b w:val="1"/>
                  <w:color w:val="000000"/>
                </w:rPr>
              </w:rPrChange>
            </w:rPr>
          </w:pPr>
          <w:bookmarkStart w:colFirst="0" w:colLast="0" w:name="_heading=h.2iq8gzs" w:id="72"/>
          <w:bookmarkEnd w:id="72"/>
          <w:sdt>
            <w:sdtPr>
              <w:tag w:val="goog_rdk_456"/>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color w:val="000000"/>
                    </w:rPr>
                  </w:rPrChange>
                </w:rPr>
                <w:t xml:space="preserve">Submitting the Application</w:t>
              </w:r>
            </w:sdtContent>
          </w:sdt>
        </w:p>
      </w:sdtContent>
    </w:sdt>
    <w:sdt>
      <w:sdtPr>
        <w:tag w:val="goog_rdk_461"/>
      </w:sdtPr>
      <w:sdtContent>
        <w:p w:rsidR="00000000" w:rsidDel="00000000" w:rsidP="00000000" w:rsidRDefault="00000000" w:rsidRPr="00000000" w14:paraId="00000110">
          <w:pPr>
            <w:rPr>
              <w:rFonts w:ascii="Arial" w:cs="Arial" w:eastAsia="Arial" w:hAnsi="Arial"/>
              <w:rPrChange w:author="Heather Justice" w:id="6" w:date="2024-11-06T20:34:53Z">
                <w:rPr>
                  <w:rFonts w:ascii="Arial" w:cs="Arial" w:eastAsia="Arial" w:hAnsi="Arial"/>
                </w:rPr>
              </w:rPrChange>
            </w:rPr>
          </w:pPr>
          <w:sdt>
            <w:sdtPr>
              <w:tag w:val="goog_rdk_45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Once the Veteran and each caregiver applicant has input their names, they can select to submit their application (</w:t>
              </w:r>
            </w:sdtContent>
          </w:sdt>
          <w:hyperlink w:anchor="bookmark=id.1ld0v4wti9xz">
            <w:sdt>
              <w:sdtPr>
                <w:tag w:val="goog_rdk_459"/>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46</w:t>
                </w:r>
              </w:sdtContent>
            </w:sdt>
          </w:hyperlink>
          <w:sdt>
            <w:sdtPr>
              <w:tag w:val="goog_rdk_46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w:t>
              </w:r>
            </w:sdtContent>
          </w:sdt>
        </w:p>
      </w:sdtContent>
    </w:sdt>
    <w:sdt>
      <w:sdtPr>
        <w:tag w:val="goog_rdk_463"/>
      </w:sdtPr>
      <w:sdtContent>
        <w:p w:rsidR="00000000" w:rsidDel="00000000" w:rsidP="00000000" w:rsidRDefault="00000000" w:rsidRPr="00000000" w14:paraId="00000111">
          <w:pPr>
            <w:rPr>
              <w:rFonts w:ascii="Arial" w:cs="Arial" w:eastAsia="Arial" w:hAnsi="Arial"/>
              <w:b w:val="1"/>
              <w:rPrChange w:author="Heather Justice" w:id="6" w:date="2024-11-06T20:34:53Z">
                <w:rPr>
                  <w:rFonts w:ascii="Arial" w:cs="Arial" w:eastAsia="Arial" w:hAnsi="Arial"/>
                </w:rPr>
              </w:rPrChange>
            </w:rPr>
          </w:pPr>
          <w:sdt>
            <w:sdtPr>
              <w:tag w:val="goog_rdk_462"/>
            </w:sdtPr>
            <w:sdtContent>
              <w:r w:rsidDel="00000000" w:rsidR="00000000" w:rsidRPr="00000000">
                <w:rPr>
                  <w:rtl w:val="0"/>
                </w:rPr>
              </w:r>
            </w:sdtContent>
          </w:sdt>
        </w:p>
      </w:sdtContent>
    </w:sdt>
    <w:sdt>
      <w:sdtPr>
        <w:tag w:val="goog_rdk_467"/>
      </w:sdtPr>
      <w:sdtContent>
        <w:p w:rsidR="00000000" w:rsidDel="00000000" w:rsidP="00000000" w:rsidRDefault="00000000" w:rsidRPr="00000000" w14:paraId="00000112">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114925" cy="1914525"/>
                <wp:effectExtent b="0" l="0" r="0" t="0"/>
                <wp:docPr id="320"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5114925" cy="1914525"/>
                        </a:xfrm>
                        <a:prstGeom prst="rect"/>
                        <a:ln/>
                      </pic:spPr>
                    </pic:pic>
                  </a:graphicData>
                </a:graphic>
              </wp:inline>
            </w:drawing>
          </w:r>
          <w:sdt>
            <w:sdtPr>
              <w:tag w:val="goog_rdk_464"/>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1ld0v4wti9xz" w:id="73"/>
          <w:bookmarkEnd w:id="73"/>
          <w:sdt>
            <w:sdtPr>
              <w:tag w:val="goog_rdk_465"/>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46. Submit the application.</w:t>
              </w:r>
            </w:sdtContent>
          </w:sdt>
          <w:sdt>
            <w:sdtPr>
              <w:tag w:val="goog_rdk_466"/>
            </w:sdtPr>
            <w:sdtContent>
              <w:r w:rsidDel="00000000" w:rsidR="00000000" w:rsidRPr="00000000">
                <w:rPr>
                  <w:rtl w:val="0"/>
                </w:rPr>
              </w:r>
            </w:sdtContent>
          </w:sdt>
        </w:p>
      </w:sdtContent>
    </w:sdt>
    <w:sdt>
      <w:sdtPr>
        <w:tag w:val="goog_rdk_469"/>
      </w:sdtPr>
      <w:sdtContent>
        <w:p w:rsidR="00000000" w:rsidDel="00000000" w:rsidP="00000000" w:rsidRDefault="00000000" w:rsidRPr="00000000" w14:paraId="00000113">
          <w:pPr>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468"/>
            </w:sdtPr>
            <w:sdtContent>
              <w:r w:rsidDel="00000000" w:rsidR="00000000" w:rsidRPr="00000000">
                <w:rPr>
                  <w:rtl w:val="0"/>
                </w:rPr>
              </w:r>
            </w:sdtContent>
          </w:sdt>
        </w:p>
      </w:sdtContent>
    </w:sdt>
    <w:sdt>
      <w:sdtPr>
        <w:tag w:val="goog_rdk_473"/>
      </w:sdtPr>
      <w:sdtContent>
        <w:p w:rsidR="00000000" w:rsidDel="00000000" w:rsidP="00000000" w:rsidRDefault="00000000" w:rsidRPr="00000000" w14:paraId="00000114">
          <w:pPr>
            <w:rPr>
              <w:rFonts w:ascii="Arial" w:cs="Arial" w:eastAsia="Arial" w:hAnsi="Arial"/>
              <w:rPrChange w:author="Heather Justice" w:id="6" w:date="2024-11-06T20:34:53Z">
                <w:rPr>
                  <w:rFonts w:ascii="Arial" w:cs="Arial" w:eastAsia="Arial" w:hAnsi="Arial"/>
                </w:rPr>
              </w:rPrChange>
            </w:rPr>
          </w:pPr>
          <w:sdt>
            <w:sdtPr>
              <w:tag w:val="goog_rdk_47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After selecting “submit application,” the applicants will be shown the page below (</w:t>
              </w:r>
            </w:sdtContent>
          </w:sdt>
          <w:hyperlink w:anchor="bookmark=id.tp4hj4etc8sz">
            <w:sdt>
              <w:sdtPr>
                <w:tag w:val="goog_rdk_471"/>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47</w:t>
                </w:r>
              </w:sdtContent>
            </w:sdt>
          </w:hyperlink>
          <w:sdt>
            <w:sdtPr>
              <w:tag w:val="goog_rdk_472"/>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which contains a summary of the information and additional information links that can help them understand the process for their application. They will also be able to print out the verification page and a copy of the submitted form to keep for their records.</w:t>
              </w:r>
            </w:sdtContent>
          </w:sdt>
        </w:p>
      </w:sdtContent>
    </w:sdt>
    <w:sdt>
      <w:sdtPr>
        <w:tag w:val="goog_rdk_475"/>
      </w:sdtPr>
      <w:sdtContent>
        <w:p w:rsidR="00000000" w:rsidDel="00000000" w:rsidP="00000000" w:rsidRDefault="00000000" w:rsidRPr="00000000" w14:paraId="00000115">
          <w:pPr>
            <w:rPr>
              <w:rFonts w:ascii="Arial" w:cs="Arial" w:eastAsia="Arial" w:hAnsi="Arial"/>
              <w:b w:val="1"/>
              <w:rPrChange w:author="Heather Justice" w:id="6" w:date="2024-11-06T20:34:53Z">
                <w:rPr>
                  <w:rFonts w:ascii="Arial" w:cs="Arial" w:eastAsia="Arial" w:hAnsi="Arial"/>
                </w:rPr>
              </w:rPrChange>
            </w:rPr>
          </w:pPr>
          <w:sdt>
            <w:sdtPr>
              <w:tag w:val="goog_rdk_474"/>
            </w:sdtPr>
            <w:sdtContent>
              <w:r w:rsidDel="00000000" w:rsidR="00000000" w:rsidRPr="00000000">
                <w:rPr>
                  <w:rtl w:val="0"/>
                </w:rPr>
              </w:r>
            </w:sdtContent>
          </w:sdt>
        </w:p>
      </w:sdtContent>
    </w:sdt>
    <w:sdt>
      <w:sdtPr>
        <w:tag w:val="goog_rdk_477"/>
      </w:sdtPr>
      <w:sdtContent>
        <w:p w:rsidR="00000000" w:rsidDel="00000000" w:rsidP="00000000" w:rsidRDefault="00000000" w:rsidRPr="00000000" w14:paraId="00000116">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4627931" cy="5925900"/>
                <wp:effectExtent b="0" l="0" r="0" t="0"/>
                <wp:docPr id="321" name="image28.png"/>
                <a:graphic>
                  <a:graphicData uri="http://schemas.openxmlformats.org/drawingml/2006/picture">
                    <pic:pic>
                      <pic:nvPicPr>
                        <pic:cNvPr id="0" name="image28.png"/>
                        <pic:cNvPicPr preferRelativeResize="0"/>
                      </pic:nvPicPr>
                      <pic:blipFill>
                        <a:blip r:embed="rId65"/>
                        <a:srcRect b="4524" l="1651" r="2066" t="1571"/>
                        <a:stretch>
                          <a:fillRect/>
                        </a:stretch>
                      </pic:blipFill>
                      <pic:spPr>
                        <a:xfrm>
                          <a:off x="0" y="0"/>
                          <a:ext cx="4627931" cy="5925900"/>
                        </a:xfrm>
                        <a:prstGeom prst="rect"/>
                        <a:ln/>
                      </pic:spPr>
                    </pic:pic>
                  </a:graphicData>
                </a:graphic>
              </wp:inline>
            </w:drawing>
          </w:r>
          <w:r w:rsidDel="00000000" w:rsidR="00000000" w:rsidRPr="00000000">
            <w:br w:type="page"/>
          </w:r>
          <w:sdt>
            <w:sdtPr>
              <w:tag w:val="goog_rdk_476"/>
            </w:sdtPr>
            <w:sdtContent>
              <w:r w:rsidDel="00000000" w:rsidR="00000000" w:rsidRPr="00000000">
                <w:rPr>
                  <w:rtl w:val="0"/>
                </w:rPr>
              </w:r>
            </w:sdtContent>
          </w:sdt>
        </w:p>
      </w:sdtContent>
    </w:sdt>
    <w:sdt>
      <w:sdtPr>
        <w:tag w:val="goog_rdk_479"/>
      </w:sdtPr>
      <w:sdtContent>
        <w:p w:rsidR="00000000" w:rsidDel="00000000" w:rsidP="00000000" w:rsidRDefault="00000000" w:rsidRPr="00000000" w14:paraId="00000117">
          <w:pPr>
            <w:rPr>
              <w:rFonts w:ascii="Arial" w:cs="Arial" w:eastAsia="Arial" w:hAnsi="Arial"/>
              <w:b w:val="1"/>
              <w:rPrChange w:author="Heather Justice" w:id="6" w:date="2024-11-06T20:34:53Z">
                <w:rPr>
                  <w:rFonts w:ascii="Arial" w:cs="Arial" w:eastAsia="Arial" w:hAnsi="Arial"/>
                </w:rPr>
              </w:rPrChange>
            </w:rPr>
          </w:pPr>
          <w:r w:rsidDel="00000000" w:rsidR="00000000" w:rsidRPr="00000000">
            <w:rPr>
              <w:rFonts w:ascii="Arial" w:cs="Arial" w:eastAsia="Arial" w:hAnsi="Arial"/>
            </w:rPr>
            <w:drawing>
              <wp:inline distB="114300" distT="114300" distL="114300" distR="114300">
                <wp:extent cx="5781675" cy="5076825"/>
                <wp:effectExtent b="0" l="0" r="0" t="0"/>
                <wp:docPr id="322"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5781675" cy="5076825"/>
                        </a:xfrm>
                        <a:prstGeom prst="rect"/>
                        <a:ln/>
                      </pic:spPr>
                    </pic:pic>
                  </a:graphicData>
                </a:graphic>
              </wp:inline>
            </w:drawing>
          </w:r>
          <w:sdt>
            <w:sdtPr>
              <w:tag w:val="goog_rdk_478"/>
            </w:sdtPr>
            <w:sdtContent>
              <w:r w:rsidDel="00000000" w:rsidR="00000000" w:rsidRPr="00000000">
                <w:rPr>
                  <w:rtl w:val="0"/>
                </w:rPr>
              </w:r>
            </w:sdtContent>
          </w:sdt>
        </w:p>
      </w:sdtContent>
    </w:sdt>
    <w:bookmarkStart w:colFirst="0" w:colLast="0" w:name="bookmark=id.tp4hj4etc8sz" w:id="74"/>
    <w:bookmarkEnd w:id="74"/>
    <w:sdt>
      <w:sdtPr>
        <w:tag w:val="goog_rdk_482"/>
      </w:sdtPr>
      <w:sdtContent>
        <w:p w:rsidR="00000000" w:rsidDel="00000000" w:rsidP="00000000" w:rsidRDefault="00000000" w:rsidRPr="00000000" w14:paraId="00000118">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sdt>
            <w:sdtPr>
              <w:tag w:val="goog_rdk_480"/>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47. Information summary.</w:t>
              </w:r>
            </w:sdtContent>
          </w:sdt>
          <w:sdt>
            <w:sdtPr>
              <w:tag w:val="goog_rdk_481"/>
            </w:sdtPr>
            <w:sdtContent>
              <w:r w:rsidDel="00000000" w:rsidR="00000000" w:rsidRPr="00000000">
                <w:rPr>
                  <w:rtl w:val="0"/>
                </w:rPr>
              </w:r>
            </w:sdtContent>
          </w:sdt>
        </w:p>
      </w:sdtContent>
    </w:sdt>
    <w:p w:rsidR="00000000" w:rsidDel="00000000" w:rsidP="00000000" w:rsidRDefault="00000000" w:rsidRPr="00000000" w14:paraId="00000119">
      <w:pPr>
        <w:rPr>
          <w:rFonts w:ascii="Arial" w:cs="Arial" w:eastAsia="Arial" w:hAnsi="Arial"/>
          <w:b w:val="1"/>
        </w:rPr>
      </w:pPr>
      <w:r w:rsidDel="00000000" w:rsidR="00000000" w:rsidRPr="00000000">
        <w:br w:type="page"/>
      </w:r>
      <w:r w:rsidDel="00000000" w:rsidR="00000000" w:rsidRPr="00000000">
        <w:rPr>
          <w:rtl w:val="0"/>
        </w:rPr>
      </w:r>
    </w:p>
    <w:sdt>
      <w:sdtPr>
        <w:tag w:val="goog_rdk_484"/>
      </w:sdtPr>
      <w:sdtContent>
        <w:p w:rsidR="00000000" w:rsidDel="00000000" w:rsidP="00000000" w:rsidRDefault="00000000" w:rsidRPr="00000000" w14:paraId="0000011A">
          <w:pPr>
            <w:pStyle w:val="Heading3"/>
            <w:rPr>
              <w:rFonts w:ascii="Arial" w:cs="Arial" w:eastAsia="Arial" w:hAnsi="Arial"/>
              <w:b w:val="1"/>
              <w:rPrChange w:author="Heather Justice" w:id="6" w:date="2024-11-06T20:34:53Z">
                <w:rPr>
                  <w:rFonts w:ascii="Arial" w:cs="Arial" w:eastAsia="Arial" w:hAnsi="Arial"/>
                  <w:b w:val="1"/>
                  <w:color w:val="000000"/>
                </w:rPr>
              </w:rPrChange>
            </w:rPr>
          </w:pPr>
          <w:bookmarkStart w:colFirst="0" w:colLast="0" w:name="_heading=h.1x0gk37" w:id="75"/>
          <w:bookmarkEnd w:id="75"/>
          <w:sdt>
            <w:sdtPr>
              <w:tag w:val="goog_rdk_483"/>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color w:val="000000"/>
                    </w:rPr>
                  </w:rPrChange>
                </w:rPr>
                <w:t xml:space="preserve">Troubleshooting a Submission Error</w:t>
              </w:r>
            </w:sdtContent>
          </w:sdt>
        </w:p>
      </w:sdtContent>
    </w:sdt>
    <w:sdt>
      <w:sdtPr>
        <w:tag w:val="goog_rdk_489"/>
      </w:sdtPr>
      <w:sdtContent>
        <w:p w:rsidR="00000000" w:rsidDel="00000000" w:rsidP="00000000" w:rsidRDefault="00000000" w:rsidRPr="00000000" w14:paraId="0000011B">
          <w:pPr>
            <w:rPr>
              <w:rFonts w:ascii="Arial" w:cs="Arial" w:eastAsia="Arial" w:hAnsi="Arial"/>
              <w:rPrChange w:author="Heather Justice" w:id="6" w:date="2024-11-06T20:34:53Z">
                <w:rPr>
                  <w:rFonts w:ascii="Arial" w:cs="Arial" w:eastAsia="Arial" w:hAnsi="Arial"/>
                </w:rPr>
              </w:rPrChange>
            </w:rPr>
          </w:pPr>
          <w:sdt>
            <w:sdtPr>
              <w:tag w:val="goog_rdk_48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sdt>
            <w:sdtPr>
              <w:tag w:val="goog_rdk_48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application fails to submit, the applicant will receive the following error message (</w:t>
              </w:r>
            </w:sdtContent>
          </w:sdt>
          <w:hyperlink w:anchor="bookmark=id.qz0bjom2d3bm">
            <w:sdt>
              <w:sdtPr>
                <w:tag w:val="goog_rdk_487"/>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48</w:t>
                </w:r>
              </w:sdtContent>
            </w:sdt>
          </w:hyperlink>
          <w:sdt>
            <w:sdtPr>
              <w:tag w:val="goog_rdk_48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on the Review and Submission page.</w:t>
              </w:r>
            </w:sdtContent>
          </w:sdt>
        </w:p>
      </w:sdtContent>
    </w:sdt>
    <w:sdt>
      <w:sdtPr>
        <w:tag w:val="goog_rdk_491"/>
      </w:sdtPr>
      <w:sdtContent>
        <w:p w:rsidR="00000000" w:rsidDel="00000000" w:rsidP="00000000" w:rsidRDefault="00000000" w:rsidRPr="00000000" w14:paraId="0000011C">
          <w:pPr>
            <w:rPr>
              <w:rFonts w:ascii="Arial" w:cs="Arial" w:eastAsia="Arial" w:hAnsi="Arial"/>
              <w:b w:val="1"/>
              <w:rPrChange w:author="Heather Justice" w:id="6" w:date="2024-11-06T20:34:53Z">
                <w:rPr>
                  <w:rFonts w:ascii="Arial" w:cs="Arial" w:eastAsia="Arial" w:hAnsi="Arial"/>
                </w:rPr>
              </w:rPrChange>
            </w:rPr>
          </w:pPr>
          <w:sdt>
            <w:sdtPr>
              <w:tag w:val="goog_rdk_490"/>
            </w:sdtPr>
            <w:sdtContent>
              <w:r w:rsidDel="00000000" w:rsidR="00000000" w:rsidRPr="00000000">
                <w:rPr>
                  <w:rtl w:val="0"/>
                </w:rPr>
              </w:r>
            </w:sdtContent>
          </w:sdt>
        </w:p>
      </w:sdtContent>
    </w:sdt>
    <w:sdt>
      <w:sdtPr>
        <w:tag w:val="goog_rdk_495"/>
      </w:sdtPr>
      <w:sdtContent>
        <w:p w:rsidR="00000000" w:rsidDel="00000000" w:rsidP="00000000" w:rsidRDefault="00000000" w:rsidRPr="00000000" w14:paraId="0000011D">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114300" distT="114300" distL="114300" distR="114300">
                <wp:extent cx="5324475" cy="4848225"/>
                <wp:effectExtent b="0" l="0" r="0" t="0"/>
                <wp:docPr id="323"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5324475" cy="4848225"/>
                        </a:xfrm>
                        <a:prstGeom prst="rect"/>
                        <a:ln/>
                      </pic:spPr>
                    </pic:pic>
                  </a:graphicData>
                </a:graphic>
              </wp:inline>
            </w:drawing>
          </w:r>
          <w:sdt>
            <w:sdtPr>
              <w:tag w:val="goog_rdk_492"/>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qz0bjom2d3bm" w:id="76"/>
          <w:bookmarkEnd w:id="76"/>
          <w:sdt>
            <w:sdtPr>
              <w:tag w:val="goog_rdk_49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48. Application submission failure.</w:t>
              </w:r>
            </w:sdtContent>
          </w:sdt>
          <w:sdt>
            <w:sdtPr>
              <w:tag w:val="goog_rdk_494"/>
            </w:sdtPr>
            <w:sdtContent>
              <w:r w:rsidDel="00000000" w:rsidR="00000000" w:rsidRPr="00000000">
                <w:rPr>
                  <w:rtl w:val="0"/>
                </w:rPr>
              </w:r>
            </w:sdtContent>
          </w:sdt>
        </w:p>
      </w:sdtContent>
    </w:sdt>
    <w:sdt>
      <w:sdtPr>
        <w:tag w:val="goog_rdk_497"/>
      </w:sdtPr>
      <w:sdtContent>
        <w:p w:rsidR="00000000" w:rsidDel="00000000" w:rsidP="00000000" w:rsidRDefault="00000000" w:rsidRPr="00000000" w14:paraId="0000011E">
          <w:pPr>
            <w:rPr>
              <w:rFonts w:ascii="Arial" w:cs="Arial" w:eastAsia="Arial" w:hAnsi="Arial"/>
              <w:rPrChange w:author="Heather Justice" w:id="6" w:date="2024-11-06T20:34:53Z">
                <w:rPr>
                  <w:rFonts w:ascii="Arial" w:cs="Arial" w:eastAsia="Arial" w:hAnsi="Arial"/>
                </w:rPr>
              </w:rPrChange>
            </w:rPr>
          </w:pPr>
          <w:sdt>
            <w:sdtPr>
              <w:tag w:val="goog_rdk_49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applicant receives this error, they can carefully review the information submitted. If they see an error, they can fix it in the “review” field.</w:t>
              </w:r>
            </w:sdtContent>
          </w:sdt>
        </w:p>
      </w:sdtContent>
    </w:sdt>
    <w:sdt>
      <w:sdtPr>
        <w:tag w:val="goog_rdk_500"/>
      </w:sdtPr>
      <w:sdtContent>
        <w:p w:rsidR="00000000" w:rsidDel="00000000" w:rsidP="00000000" w:rsidRDefault="00000000" w:rsidRPr="00000000" w14:paraId="0000011F">
          <w:pPr>
            <w:rPr>
              <w:rFonts w:ascii="Arial" w:cs="Arial" w:eastAsia="Arial" w:hAnsi="Arial"/>
              <w:b w:val="1"/>
              <w:rPrChange w:author="Heather Justice" w:id="6" w:date="2024-11-06T20:34:53Z">
                <w:rPr>
                  <w:rFonts w:ascii="Arial" w:cs="Arial" w:eastAsia="Arial" w:hAnsi="Arial"/>
                </w:rPr>
              </w:rPrChange>
            </w:rPr>
          </w:pPr>
          <w:sdt>
            <w:sdtPr>
              <w:tag w:val="goog_rdk_49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They can only resubmit their online application if they close their browser and start a new session. However, they can click the “download your completed application (PDF)” link at the bottom of the error message, and the completed PDF will be saved to their computer.</w:t>
              </w:r>
            </w:sdtContent>
          </w:sdt>
          <w:r w:rsidDel="00000000" w:rsidR="00000000" w:rsidRPr="00000000">
            <w:br w:type="page"/>
          </w:r>
          <w:sdt>
            <w:sdtPr>
              <w:tag w:val="goog_rdk_499"/>
            </w:sdtPr>
            <w:sdtContent>
              <w:r w:rsidDel="00000000" w:rsidR="00000000" w:rsidRPr="00000000">
                <w:rPr>
                  <w:rtl w:val="0"/>
                </w:rPr>
              </w:r>
            </w:sdtContent>
          </w:sdt>
        </w:p>
      </w:sdtContent>
    </w:sdt>
    <w:sdt>
      <w:sdtPr>
        <w:tag w:val="goog_rdk_502"/>
      </w:sdtPr>
      <w:sdtContent>
        <w:p w:rsidR="00000000" w:rsidDel="00000000" w:rsidP="00000000" w:rsidRDefault="00000000" w:rsidRPr="00000000" w14:paraId="00000120">
          <w:pPr>
            <w:rPr>
              <w:rFonts w:ascii="Arial" w:cs="Arial" w:eastAsia="Arial" w:hAnsi="Arial"/>
              <w:rPrChange w:author="Heather Justice" w:id="6" w:date="2024-11-06T20:34:53Z">
                <w:rPr>
                  <w:rFonts w:ascii="Arial" w:cs="Arial" w:eastAsia="Arial" w:hAnsi="Arial"/>
                </w:rPr>
              </w:rPrChange>
            </w:rPr>
          </w:pPr>
          <w:sdt>
            <w:sdtPr>
              <w:tag w:val="goog_rdk_501"/>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Once they print out the completed PDF, the Veteran and each of the family caregiver applicants will need to checkmark the acknowledgment and sign. The application can be mailed to the address listed in the error message.</w:t>
              </w:r>
            </w:sdtContent>
          </w:sdt>
        </w:p>
      </w:sdtContent>
    </w:sdt>
    <w:sdt>
      <w:sdtPr>
        <w:tag w:val="goog_rdk_504"/>
      </w:sdtPr>
      <w:sdtContent>
        <w:p w:rsidR="00000000" w:rsidDel="00000000" w:rsidP="00000000" w:rsidRDefault="00000000" w:rsidRPr="00000000" w14:paraId="00000121">
          <w:pPr>
            <w:rPr>
              <w:rFonts w:ascii="Arial" w:cs="Arial" w:eastAsia="Arial" w:hAnsi="Arial"/>
              <w:rPrChange w:author="Heather Justice" w:id="6" w:date="2024-11-06T20:34:53Z">
                <w:rPr>
                  <w:rFonts w:ascii="Arial" w:cs="Arial" w:eastAsia="Arial" w:hAnsi="Arial"/>
                </w:rPr>
              </w:rPrChange>
            </w:rPr>
          </w:pPr>
          <w:sdt>
            <w:sdtPr>
              <w:tag w:val="goog_rdk_503"/>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If the applicant tries to download the PDF but it fails to generate, the applicant will receive one of two error messages:</w:t>
              </w:r>
            </w:sdtContent>
          </w:sdt>
        </w:p>
      </w:sdtContent>
    </w:sdt>
    <w:sdt>
      <w:sdtPr>
        <w:tag w:val="goog_rdk_509"/>
      </w:sdtPr>
      <w:sdtContent>
        <w:p w:rsidR="00000000" w:rsidDel="00000000" w:rsidP="00000000" w:rsidRDefault="00000000" w:rsidRPr="00000000" w14:paraId="00000122">
          <w:pPr>
            <w:rPr>
              <w:rFonts w:ascii="Arial" w:cs="Arial" w:eastAsia="Arial" w:hAnsi="Arial"/>
              <w:rPrChange w:author="Heather Justice" w:id="6" w:date="2024-11-06T20:34:53Z">
                <w:rPr>
                  <w:rFonts w:ascii="Arial" w:cs="Arial" w:eastAsia="Arial" w:hAnsi="Arial"/>
                </w:rPr>
              </w:rPrChange>
            </w:rPr>
          </w:pPr>
          <w:r w:rsidDel="00000000" w:rsidR="00000000" w:rsidRPr="00000000">
            <w:rPr>
              <w:rFonts w:ascii="Arial" w:cs="Arial" w:eastAsia="Arial" w:hAnsi="Arial"/>
              <w:b w:val="1"/>
              <w:rtl w:val="0"/>
            </w:rPr>
            <w:t xml:space="preserve">Error message 1</w:t>
          </w:r>
          <w:sdt>
            <w:sdtPr>
              <w:tag w:val="goog_rdk_505"/>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t xml:space="preserve"> </w:t>
              </w:r>
            </w:sdtContent>
          </w:sdt>
          <w:sdt>
            <w:sdtPr>
              <w:tag w:val="goog_rdk_506"/>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(Code 400): Applicants will receive this message if the PDF is generated incorrectly (</w:t>
              </w:r>
            </w:sdtContent>
          </w:sdt>
          <w:hyperlink w:anchor="bookmark=id.b5xdo4hhjhw1">
            <w:sdt>
              <w:sdtPr>
                <w:tag w:val="goog_rdk_507"/>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49</w:t>
                </w:r>
              </w:sdtContent>
            </w:sdt>
          </w:hyperlink>
          <w:sdt>
            <w:sdtPr>
              <w:tag w:val="goog_rdk_50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w:t>
              </w:r>
            </w:sdtContent>
          </w:sdt>
        </w:p>
      </w:sdtContent>
    </w:sdt>
    <w:sdt>
      <w:sdtPr>
        <w:tag w:val="goog_rdk_511"/>
      </w:sdtPr>
      <w:sdtContent>
        <w:p w:rsidR="00000000" w:rsidDel="00000000" w:rsidP="00000000" w:rsidRDefault="00000000" w:rsidRPr="00000000" w14:paraId="00000123">
          <w:pPr>
            <w:rPr>
              <w:rFonts w:ascii="Arial" w:cs="Arial" w:eastAsia="Arial" w:hAnsi="Arial"/>
              <w:b w:val="1"/>
              <w:rPrChange w:author="Heather Justice" w:id="6" w:date="2024-11-06T20:34:53Z">
                <w:rPr>
                  <w:rFonts w:ascii="Arial" w:cs="Arial" w:eastAsia="Arial" w:hAnsi="Arial"/>
                </w:rPr>
              </w:rPrChange>
            </w:rPr>
          </w:pPr>
          <w:sdt>
            <w:sdtPr>
              <w:tag w:val="goog_rdk_510"/>
            </w:sdtPr>
            <w:sdtContent>
              <w:r w:rsidDel="00000000" w:rsidR="00000000" w:rsidRPr="00000000">
                <w:rPr>
                  <w:rtl w:val="0"/>
                </w:rPr>
              </w:r>
            </w:sdtContent>
          </w:sdt>
        </w:p>
      </w:sdtContent>
    </w:sdt>
    <w:sdt>
      <w:sdtPr>
        <w:tag w:val="goog_rdk_515"/>
      </w:sdtPr>
      <w:sdtContent>
        <w:p w:rsidR="00000000" w:rsidDel="00000000" w:rsidP="00000000" w:rsidRDefault="00000000" w:rsidRPr="00000000" w14:paraId="00000124">
          <w:pPr>
            <w:pBdr>
              <w:bottom w:color="000000" w:space="1" w:sz="6" w:val="single"/>
            </w:pBd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0" distT="0" distL="0" distR="0">
                <wp:extent cx="5724525" cy="1362075"/>
                <wp:effectExtent b="0" l="0" r="0" t="0"/>
                <wp:docPr id="324"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5724525" cy="1362075"/>
                        </a:xfrm>
                        <a:prstGeom prst="rect"/>
                        <a:ln/>
                      </pic:spPr>
                    </pic:pic>
                  </a:graphicData>
                </a:graphic>
              </wp:inline>
            </w:drawing>
          </w:r>
          <w:sdt>
            <w:sdtPr>
              <w:tag w:val="goog_rdk_512"/>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b5xdo4hhjhw1" w:id="77"/>
          <w:bookmarkEnd w:id="77"/>
          <w:sdt>
            <w:sdtPr>
              <w:tag w:val="goog_rdk_513"/>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49. Form could not be downloaded.</w:t>
              </w:r>
            </w:sdtContent>
          </w:sdt>
          <w:sdt>
            <w:sdtPr>
              <w:tag w:val="goog_rdk_514"/>
            </w:sdtPr>
            <w:sdtContent>
              <w:r w:rsidDel="00000000" w:rsidR="00000000" w:rsidRPr="00000000">
                <w:rPr>
                  <w:rtl w:val="0"/>
                </w:rPr>
              </w:r>
            </w:sdtContent>
          </w:sdt>
        </w:p>
      </w:sdtContent>
    </w:sdt>
    <w:sdt>
      <w:sdtPr>
        <w:tag w:val="goog_rdk_521"/>
      </w:sdtPr>
      <w:sdtContent>
        <w:p w:rsidR="00000000" w:rsidDel="00000000" w:rsidP="00000000" w:rsidRDefault="00000000" w:rsidRPr="00000000" w14:paraId="00000125">
          <w:pPr>
            <w:rPr>
              <w:rFonts w:ascii="Arial" w:cs="Arial" w:eastAsia="Arial" w:hAnsi="Arial"/>
              <w:rPrChange w:author="Heather Justice" w:id="6" w:date="2024-11-06T20:34:53Z">
                <w:rPr>
                  <w:rFonts w:ascii="Arial" w:cs="Arial" w:eastAsia="Arial" w:hAnsi="Arial"/>
                </w:rPr>
              </w:rPrChange>
            </w:rPr>
          </w:pPr>
          <w:sdt>
            <w:sdtPr>
              <w:tag w:val="goog_rdk_516"/>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r w:rsidDel="00000000" w:rsidR="00000000" w:rsidRPr="00000000">
            <w:rPr>
              <w:rFonts w:ascii="Arial" w:cs="Arial" w:eastAsia="Arial" w:hAnsi="Arial"/>
              <w:b w:val="1"/>
              <w:rtl w:val="0"/>
            </w:rPr>
            <w:t xml:space="preserve">Error message 2</w:t>
          </w:r>
          <w:sdt>
            <w:sdtPr>
              <w:tag w:val="goog_rdk_517"/>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t xml:space="preserve"> </w:t>
              </w:r>
            </w:sdtContent>
          </w:sdt>
          <w:sdt>
            <w:sdtPr>
              <w:tag w:val="goog_rdk_518"/>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(Code 500): Applicants will receive this message if the VA.gov back end fails (</w:t>
              </w:r>
            </w:sdtContent>
          </w:sdt>
          <w:hyperlink w:anchor="bookmark=id.n5ej5h4aad0m">
            <w:sdt>
              <w:sdtPr>
                <w:tag w:val="goog_rdk_519"/>
              </w:sdtPr>
              <w:sdtContent>
                <w:r w:rsidDel="00000000" w:rsidR="00000000" w:rsidRPr="00000000">
                  <w:rPr>
                    <w:rFonts w:ascii="Arial" w:cs="Arial" w:eastAsia="Arial" w:hAnsi="Arial"/>
                    <w:rtl w:val="0"/>
                    <w:rPrChange w:author="Heather Justice" w:id="6" w:date="2024-11-06T20:34:53Z">
                      <w:rPr>
                        <w:rFonts w:ascii="Arial" w:cs="Arial" w:eastAsia="Arial" w:hAnsi="Arial"/>
                        <w:color w:val="1155cc"/>
                        <w:u w:val="single"/>
                      </w:rPr>
                    </w:rPrChange>
                  </w:rPr>
                  <w:t xml:space="preserve">Fig. 50</w:t>
                </w:r>
              </w:sdtContent>
            </w:sdt>
          </w:hyperlink>
          <w:sdt>
            <w:sdtPr>
              <w:tag w:val="goog_rdk_520"/>
            </w:sdtPr>
            <w:sdtContent>
              <w:r w:rsidDel="00000000" w:rsidR="00000000" w:rsidRPr="00000000">
                <w:rPr>
                  <w:rFonts w:ascii="Arial" w:cs="Arial" w:eastAsia="Arial" w:hAnsi="Arial"/>
                  <w:rtl w:val="0"/>
                  <w:rPrChange w:author="Heather Justice" w:id="6" w:date="2024-11-06T20:34:53Z">
                    <w:rPr>
                      <w:rFonts w:ascii="Arial" w:cs="Arial" w:eastAsia="Arial" w:hAnsi="Arial"/>
                    </w:rPr>
                  </w:rPrChange>
                </w:rPr>
                <w:t xml:space="preserve">). Applicants who receive this message can try to submit the form later.</w:t>
              </w:r>
            </w:sdtContent>
          </w:sdt>
        </w:p>
      </w:sdtContent>
    </w:sdt>
    <w:sdt>
      <w:sdtPr>
        <w:tag w:val="goog_rdk_523"/>
      </w:sdtPr>
      <w:sdtContent>
        <w:p w:rsidR="00000000" w:rsidDel="00000000" w:rsidP="00000000" w:rsidRDefault="00000000" w:rsidRPr="00000000" w14:paraId="00000126">
          <w:pPr>
            <w:rPr>
              <w:rFonts w:ascii="Arial" w:cs="Arial" w:eastAsia="Arial" w:hAnsi="Arial"/>
              <w:b w:val="1"/>
              <w:rPrChange w:author="Heather Justice" w:id="6" w:date="2024-11-06T20:34:53Z">
                <w:rPr>
                  <w:rFonts w:ascii="Arial" w:cs="Arial" w:eastAsia="Arial" w:hAnsi="Arial"/>
                </w:rPr>
              </w:rPrChange>
            </w:rPr>
          </w:pPr>
          <w:sdt>
            <w:sdtPr>
              <w:tag w:val="goog_rdk_522"/>
            </w:sdtPr>
            <w:sdtContent>
              <w:r w:rsidDel="00000000" w:rsidR="00000000" w:rsidRPr="00000000">
                <w:rPr>
                  <w:rtl w:val="0"/>
                </w:rPr>
              </w:r>
            </w:sdtContent>
          </w:sdt>
        </w:p>
      </w:sdtContent>
    </w:sdt>
    <w:sdt>
      <w:sdtPr>
        <w:tag w:val="goog_rdk_527"/>
      </w:sdtPr>
      <w:sdtContent>
        <w:p w:rsidR="00000000" w:rsidDel="00000000" w:rsidP="00000000" w:rsidRDefault="00000000" w:rsidRPr="00000000" w14:paraId="00000127">
          <w:pPr>
            <w:rPr>
              <w:rFonts w:ascii="Arial" w:cs="Arial" w:eastAsia="Arial" w:hAnsi="Arial"/>
              <w:i w:val="1"/>
              <w:sz w:val="18"/>
              <w:szCs w:val="18"/>
              <w:rPrChange w:author="Heather Justice" w:id="6" w:date="2024-11-06T20:34:53Z">
                <w:rPr>
                  <w:rFonts w:ascii="Arial" w:cs="Arial" w:eastAsia="Arial" w:hAnsi="Arial"/>
                  <w:i w:val="1"/>
                  <w:sz w:val="18"/>
                  <w:szCs w:val="18"/>
                </w:rPr>
              </w:rPrChange>
            </w:rPr>
          </w:pPr>
          <w:r w:rsidDel="00000000" w:rsidR="00000000" w:rsidRPr="00000000">
            <w:rPr>
              <w:rFonts w:ascii="Arial" w:cs="Arial" w:eastAsia="Arial" w:hAnsi="Arial"/>
            </w:rPr>
            <w:drawing>
              <wp:inline distB="0" distT="0" distL="0" distR="0">
                <wp:extent cx="5715000" cy="1362075"/>
                <wp:effectExtent b="0" l="0" r="0" t="0"/>
                <wp:docPr id="325"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715000" cy="1362075"/>
                        </a:xfrm>
                        <a:prstGeom prst="rect"/>
                        <a:ln/>
                      </pic:spPr>
                    </pic:pic>
                  </a:graphicData>
                </a:graphic>
              </wp:inline>
            </w:drawing>
          </w:r>
          <w:sdt>
            <w:sdtPr>
              <w:tag w:val="goog_rdk_524"/>
            </w:sdtPr>
            <w:sdtContent>
              <w:r w:rsidDel="00000000" w:rsidR="00000000" w:rsidRPr="00000000">
                <w:rPr>
                  <w:rFonts w:ascii="Arial" w:cs="Arial" w:eastAsia="Arial" w:hAnsi="Arial"/>
                  <w:b w:val="1"/>
                  <w:rtl w:val="0"/>
                  <w:rPrChange w:author="Heather Justice" w:id="6" w:date="2024-11-06T20:34:53Z">
                    <w:rPr>
                      <w:rFonts w:ascii="Arial" w:cs="Arial" w:eastAsia="Arial" w:hAnsi="Arial"/>
                    </w:rPr>
                  </w:rPrChange>
                </w:rPr>
                <w:br w:type="textWrapping"/>
              </w:r>
            </w:sdtContent>
          </w:sdt>
          <w:bookmarkStart w:colFirst="0" w:colLast="0" w:name="bookmark=id.n5ej5h4aad0m" w:id="78"/>
          <w:bookmarkEnd w:id="78"/>
          <w:sdt>
            <w:sdtPr>
              <w:tag w:val="goog_rdk_525"/>
            </w:sdtPr>
            <w:sdtContent>
              <w:r w:rsidDel="00000000" w:rsidR="00000000" w:rsidRPr="00000000">
                <w:rPr>
                  <w:rFonts w:ascii="Arial" w:cs="Arial" w:eastAsia="Arial" w:hAnsi="Arial"/>
                  <w:i w:val="1"/>
                  <w:sz w:val="18"/>
                  <w:szCs w:val="18"/>
                  <w:rtl w:val="0"/>
                  <w:rPrChange w:author="Heather Justice" w:id="6" w:date="2024-11-06T20:34:53Z">
                    <w:rPr>
                      <w:rFonts w:ascii="Arial" w:cs="Arial" w:eastAsia="Arial" w:hAnsi="Arial"/>
                      <w:i w:val="1"/>
                      <w:sz w:val="18"/>
                      <w:szCs w:val="18"/>
                    </w:rPr>
                  </w:rPrChange>
                </w:rPr>
                <w:t xml:space="preserve">Fig. 50. VA.gov back-end failure.</w:t>
              </w:r>
            </w:sdtContent>
          </w:sdt>
          <w:sdt>
            <w:sdtPr>
              <w:tag w:val="goog_rdk_526"/>
            </w:sdtPr>
            <w:sdtContent>
              <w:r w:rsidDel="00000000" w:rsidR="00000000" w:rsidRPr="00000000">
                <w:rPr>
                  <w:rtl w:val="0"/>
                </w:rPr>
              </w:r>
            </w:sdtContent>
          </w:sdt>
        </w:p>
      </w:sdtContent>
    </w:sdt>
    <w:sdt>
      <w:sdtPr>
        <w:tag w:val="goog_rdk_529"/>
      </w:sdtPr>
      <w:sdtContent>
        <w:p w:rsidR="00000000" w:rsidDel="00000000" w:rsidP="00000000" w:rsidRDefault="00000000" w:rsidRPr="00000000" w14:paraId="00000128">
          <w:pPr>
            <w:rPr>
              <w:rFonts w:ascii="Arial" w:cs="Arial" w:eastAsia="Arial" w:hAnsi="Arial"/>
              <w:b w:val="1"/>
              <w:rPrChange w:author="Heather Justice" w:id="6" w:date="2024-11-06T20:34:53Z">
                <w:rPr>
                  <w:rFonts w:ascii="Arial" w:cs="Arial" w:eastAsia="Arial" w:hAnsi="Arial"/>
                </w:rPr>
              </w:rPrChange>
            </w:rPr>
          </w:pPr>
          <w:r w:rsidDel="00000000" w:rsidR="00000000" w:rsidRPr="00000000">
            <w:br w:type="page"/>
          </w:r>
          <w:sdt>
            <w:sdtPr>
              <w:tag w:val="goog_rdk_528"/>
            </w:sdtPr>
            <w:sdtContent>
              <w:r w:rsidDel="00000000" w:rsidR="00000000" w:rsidRPr="00000000">
                <w:rPr>
                  <w:rtl w:val="0"/>
                </w:rPr>
              </w:r>
            </w:sdtContent>
          </w:sdt>
        </w:p>
      </w:sdtContent>
    </w:sdt>
    <w:bookmarkStart w:colFirst="0" w:colLast="0" w:name="bookmark=id.3vac5uf" w:id="79"/>
    <w:bookmarkEnd w:id="79"/>
    <w:sdt>
      <w:sdtPr>
        <w:tag w:val="goog_rdk_532"/>
      </w:sdtPr>
      <w:sdtContent>
        <w:p w:rsidR="00000000" w:rsidDel="00000000" w:rsidP="00000000" w:rsidRDefault="00000000" w:rsidRPr="00000000" w14:paraId="00000129">
          <w:pPr>
            <w:pStyle w:val="Heading1"/>
            <w:rPr>
              <w:rFonts w:ascii="Arial" w:cs="Arial" w:eastAsia="Arial" w:hAnsi="Arial"/>
              <w:b w:val="1"/>
              <w:rPrChange w:author="Heather Justice" w:id="6" w:date="2024-11-06T20:34:53Z">
                <w:rPr>
                  <w:rFonts w:ascii="Arial" w:cs="Arial" w:eastAsia="Arial" w:hAnsi="Arial"/>
                  <w:sz w:val="18"/>
                  <w:szCs w:val="18"/>
                </w:rPr>
              </w:rPrChange>
            </w:rPr>
          </w:pPr>
          <w:bookmarkStart w:colFirst="0" w:colLast="0" w:name="_heading=h.2afmg28" w:id="80"/>
          <w:bookmarkEnd w:id="80"/>
          <w:sdt>
            <w:sdtPr>
              <w:tag w:val="goog_rdk_530"/>
            </w:sdtPr>
            <w:sdtContent>
              <w:r w:rsidDel="00000000" w:rsidR="00000000" w:rsidRPr="00000000">
                <w:rPr>
                  <w:rFonts w:ascii="Arial" w:cs="Arial" w:eastAsia="Arial" w:hAnsi="Arial"/>
                  <w:b w:val="1"/>
                  <w:rtl w:val="0"/>
                  <w:rPrChange w:author="Heather Justice" w:id="6" w:date="2024-11-06T20:34:53Z">
                    <w:rPr>
                      <w:rFonts w:ascii="Arial" w:cs="Arial" w:eastAsia="Arial" w:hAnsi="Arial"/>
                      <w:sz w:val="32"/>
                      <w:szCs w:val="32"/>
                    </w:rPr>
                  </w:rPrChange>
                </w:rPr>
                <w:t xml:space="preserve">Table of Figures</w:t>
                <w:br w:type="textWrapping"/>
              </w:r>
            </w:sdtContent>
          </w:sdt>
          <w:sdt>
            <w:sdtPr>
              <w:tag w:val="goog_rdk_531"/>
            </w:sdtPr>
            <w:sdtContent>
              <w:r w:rsidDel="00000000" w:rsidR="00000000" w:rsidRPr="00000000">
                <w:rPr>
                  <w:rtl w:val="0"/>
                </w:rPr>
              </w:r>
            </w:sdtContent>
          </w:sdt>
        </w:p>
      </w:sdtContent>
    </w:sdt>
    <w:sdt>
      <w:sdtPr>
        <w:tag w:val="goog_rdk_558"/>
      </w:sdtPr>
      <w:sdtContent>
        <w:p w:rsidR="00000000" w:rsidDel="00000000" w:rsidP="00000000" w:rsidRDefault="00000000" w:rsidRPr="00000000" w14:paraId="0000012A">
          <w:pPr>
            <w:spacing w:after="0" w:line="240" w:lineRule="auto"/>
            <w:rPr>
              <w:ins w:author="Heather Justice" w:id="7" w:date="2024-11-06T20:52:23Z"/>
              <w:rFonts w:ascii="Arial" w:cs="Arial" w:eastAsia="Arial" w:hAnsi="Arial"/>
              <w:b w:val="1"/>
              <w:rPrChange w:author="Heather Justice" w:id="6" w:date="2024-11-06T20:34:53Z">
                <w:rPr>
                  <w:rFonts w:ascii="Arial" w:cs="Arial" w:eastAsia="Arial" w:hAnsi="Arial"/>
                  <w:i w:val="1"/>
                  <w:color w:val="1155cc"/>
                  <w:sz w:val="18"/>
                  <w:szCs w:val="18"/>
                  <w:u w:val="single"/>
                </w:rPr>
              </w:rPrChange>
            </w:rPr>
          </w:pPr>
          <w:hyperlink w:anchor="bookmark=id.3znysh7">
            <w:sdt>
              <w:sdtPr>
                <w:tag w:val="goog_rdk_53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 10-10CG eligibility information.</w:t>
                </w:r>
              </w:sdtContent>
            </w:sdt>
          </w:hyperlink>
          <w:sdt>
            <w:sdtPr>
              <w:tag w:val="goog_rdk_534"/>
            </w:sdtPr>
            <w:sdtContent>
              <w:r w:rsidDel="00000000" w:rsidR="00000000" w:rsidRPr="00000000">
                <w:rPr>
                  <w:rFonts w:ascii="Arial" w:cs="Arial" w:eastAsia="Arial" w:hAnsi="Arial"/>
                  <w:b w:val="1"/>
                  <w:rtl w:val="0"/>
                  <w:rPrChange w:author="Heather Justice" w:id="6" w:date="2024-11-06T20:34:53Z">
                    <w:rPr>
                      <w:rFonts w:ascii="Arial" w:cs="Arial" w:eastAsia="Arial" w:hAnsi="Arial"/>
                      <w:sz w:val="18"/>
                      <w:szCs w:val="18"/>
                    </w:rPr>
                  </w:rPrChange>
                </w:rPr>
                <w:br w:type="textWrapping"/>
              </w:r>
            </w:sdtContent>
          </w:sdt>
          <w:hyperlink w:anchor="bookmark=id.tyjcwt">
            <w:sdt>
              <w:sdtPr>
                <w:tag w:val="goog_rdk_53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 Beginning the application.</w:t>
                </w:r>
              </w:sdtContent>
            </w:sdt>
          </w:hyperlink>
          <w:sdt>
            <w:sdtPr>
              <w:tag w:val="goog_rdk_53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1t3h5sf">
            <w:sdt>
              <w:sdtPr>
                <w:tag w:val="goog_rdk_53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 Information on the Program of Comprehensive Assistance for Family Caregivers.</w:t>
                </w:r>
              </w:sdtContent>
            </w:sdt>
          </w:hyperlink>
          <w:sdt>
            <w:sdtPr>
              <w:tag w:val="goog_rdk_53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2s8eyo1">
            <w:sdt>
              <w:sdtPr>
                <w:tag w:val="goog_rdk_53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 Notice of upcoming scheduled maintenance.</w:t>
                </w:r>
              </w:sdtContent>
            </w:sdt>
          </w:hyperlink>
          <w:sdt>
            <w:sdtPr>
              <w:tag w:val="goog_rdk_54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17dp8vu">
            <w:sdt>
              <w:sdtPr>
                <w:tag w:val="goog_rdk_54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5. Tool unavailable due to maintenance.</w:t>
                </w:r>
              </w:sdtContent>
            </w:sdt>
          </w:hyperlink>
          <w:sdt>
            <w:sdtPr>
              <w:tag w:val="goog_rdk_54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26in1rg">
            <w:sdt>
              <w:sdtPr>
                <w:tag w:val="goog_rdk_54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6. Pre-application information for the Program of Comprehensive Assistance for Family Caregivers.</w:t>
                </w:r>
              </w:sdtContent>
            </w:sdt>
          </w:hyperlink>
          <w:sdt>
            <w:sdtPr>
              <w:tag w:val="goog_rdk_54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zf4bc21jdb1q">
            <w:sdt>
              <w:sdtPr>
                <w:tag w:val="goog_rdk_54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7. Caregiver Support Program staff member information.</w:t>
                </w:r>
              </w:sdtContent>
            </w:sdt>
          </w:hyperlink>
          <w:sdt>
            <w:sdtPr>
              <w:tag w:val="goog_rdk_54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96z93peng7wi">
            <w:sdt>
              <w:sdtPr>
                <w:tag w:val="goog_rdk_54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8. General Veteran identification information for the 10-10CG application.</w:t>
                </w:r>
              </w:sdtContent>
            </w:sdt>
          </w:hyperlink>
          <w:sdt>
            <w:sdtPr>
              <w:tag w:val="goog_rdk_54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21gfzlmjxg6a">
            <w:sdt>
              <w:sdtPr>
                <w:tag w:val="goog_rdk_54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9. Area where the user enters Veteran’s Social Security or tax information.</w:t>
                </w:r>
              </w:sdtContent>
            </w:sdt>
          </w:hyperlink>
          <w:sdt>
            <w:sdtPr>
              <w:tag w:val="goog_rdk_55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bzkljsaoirfx">
            <w:sdt>
              <w:sdtPr>
                <w:tag w:val="goog_rdk_55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10. Veteran contact information.</w:t>
                </w:r>
              </w:sdtContent>
            </w:sdt>
          </w:hyperlink>
          <w:sdt>
            <w:sdtPr>
              <w:tag w:val="goog_rdk_55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pzmlobulbymv">
            <w:sdt>
              <w:sdtPr>
                <w:tag w:val="goog_rdk_55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11. Area for primary phone number.</w:t>
                </w:r>
              </w:sdtContent>
            </w:sdt>
          </w:hyperlink>
          <w:sdt>
            <w:sdtPr>
              <w:tag w:val="goog_rdk_55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2xcytpi">
            <w:sdt>
              <w:sdtPr>
                <w:tag w:val="goog_rdk_55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12. Where the Veteran plans to receive care.</w:t>
                </w:r>
              </w:sdtContent>
            </w:sdt>
          </w:hyperlink>
          <w:sdt>
            <w:sdtPr>
              <w:tag w:val="goog_rdk_556"/>
            </w:sdtPr>
            <w:sdtContent>
              <w:ins w:author="Heather Justice" w:id="7" w:date="2024-11-06T20:52:23Z"/>
              <w:sdt>
                <w:sdtPr>
                  <w:tag w:val="goog_rdk_557"/>
                </w:sdtPr>
                <w:sdtContent>
                  <w:ins w:author="Heather Justice" w:id="7" w:date="2024-11-06T20:52:23Z">
                    <w:r w:rsidDel="00000000" w:rsidR="00000000" w:rsidRPr="00000000">
                      <w:rPr>
                        <w:rtl w:val="0"/>
                      </w:rPr>
                    </w:r>
                  </w:ins>
                </w:sdtContent>
              </w:sdt>
              <w:ins w:author="Heather Justice" w:id="7" w:date="2024-11-06T20:52:23Z"/>
            </w:sdtContent>
          </w:sdt>
        </w:p>
      </w:sdtContent>
    </w:sdt>
    <w:sdt>
      <w:sdtPr>
        <w:tag w:val="goog_rdk_562"/>
      </w:sdtPr>
      <w:sdtContent>
        <w:p w:rsidR="00000000" w:rsidDel="00000000" w:rsidP="00000000" w:rsidRDefault="00000000" w:rsidRPr="00000000" w14:paraId="0000012B">
          <w:pPr>
            <w:spacing w:after="0" w:line="240" w:lineRule="auto"/>
            <w:rPr>
              <w:ins w:author="Heather Justice" w:id="7" w:date="2024-11-06T20:52:23Z"/>
              <w:rFonts w:ascii="Arial" w:cs="Arial" w:eastAsia="Arial" w:hAnsi="Arial"/>
              <w:b w:val="1"/>
              <w:rPrChange w:author="Heather Justice" w:id="6" w:date="2024-11-06T20:34:53Z">
                <w:rPr>
                  <w:rFonts w:ascii="Arial" w:cs="Arial" w:eastAsia="Arial" w:hAnsi="Arial"/>
                  <w:i w:val="1"/>
                  <w:color w:val="1155cc"/>
                  <w:sz w:val="18"/>
                  <w:szCs w:val="18"/>
                  <w:u w:val="single"/>
                </w:rPr>
              </w:rPrChange>
            </w:rPr>
          </w:pPr>
          <w:sdt>
            <w:sdtPr>
              <w:tag w:val="goog_rdk_559"/>
            </w:sdtPr>
            <w:sdtContent>
              <w:ins w:author="Heather Justice" w:id="7" w:date="2024-11-06T20:52:23Z">
                <w:r w:rsidDel="00000000" w:rsidR="00000000" w:rsidRPr="00000000">
                  <w:fldChar w:fldCharType="begin"/>
                </w:r>
                <w:r w:rsidDel="00000000" w:rsidR="00000000" w:rsidRPr="00000000">
                  <w:instrText xml:space="preserve">HYPERLINK \l "bookmark=kix.spf4x4h64m9"</w:instrText>
                </w:r>
                <w:r w:rsidDel="00000000" w:rsidR="00000000" w:rsidRPr="00000000">
                  <w:fldChar w:fldCharType="separate"/>
                </w:r>
                <w:sdt>
                  <w:sdtPr>
                    <w:tag w:val="goog_rdk_560"/>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rPr>
                        </w:rPrChange>
                      </w:rPr>
                      <w:t xml:space="preserve">Fig. 12.1. Facility search results and selection</w:t>
                    </w:r>
                  </w:sdtContent>
                </w:sdt>
                <w:r w:rsidDel="00000000" w:rsidR="00000000" w:rsidRPr="00000000">
                  <w:fldChar w:fldCharType="end"/>
                </w:r>
              </w:ins>
              <w:sdt>
                <w:sdtPr>
                  <w:tag w:val="goog_rdk_561"/>
                </w:sdtPr>
                <w:sdtContent>
                  <w:ins w:author="Heather Justice" w:id="7" w:date="2024-11-06T20:52:23Z">
                    <w:r w:rsidDel="00000000" w:rsidR="00000000" w:rsidRPr="00000000">
                      <w:rPr>
                        <w:rtl w:val="0"/>
                      </w:rPr>
                    </w:r>
                  </w:ins>
                </w:sdtContent>
              </w:sdt>
              <w:ins w:author="Heather Justice" w:id="7" w:date="2024-11-06T20:52:23Z"/>
            </w:sdtContent>
          </w:sdt>
        </w:p>
      </w:sdtContent>
    </w:sdt>
    <w:sdt>
      <w:sdtPr>
        <w:tag w:val="goog_rdk_576"/>
      </w:sdtPr>
      <w:sdtContent>
        <w:p w:rsidR="00000000" w:rsidDel="00000000" w:rsidP="00000000" w:rsidRDefault="00000000" w:rsidRPr="00000000" w14:paraId="0000012C">
          <w:pPr>
            <w:spacing w:after="0" w:line="240" w:lineRule="auto"/>
            <w:rPr>
              <w:rFonts w:ascii="Arial" w:cs="Arial" w:eastAsia="Arial" w:hAnsi="Arial"/>
              <w:b w:val="1"/>
              <w:rPrChange w:author="Heather Justice" w:id="6" w:date="2024-11-06T20:34:53Z">
                <w:rPr>
                  <w:rFonts w:ascii="Arial" w:cs="Arial" w:eastAsia="Arial" w:hAnsi="Arial"/>
                  <w:i w:val="1"/>
                  <w:sz w:val="18"/>
                  <w:szCs w:val="18"/>
                </w:rPr>
              </w:rPrChange>
            </w:rPr>
          </w:pPr>
          <w:sdt>
            <w:sdtPr>
              <w:tag w:val="goog_rdk_563"/>
            </w:sdtPr>
            <w:sdtContent>
              <w:ins w:author="Heather Justice" w:id="7" w:date="2024-11-06T20:52:23Z">
                <w:r w:rsidDel="00000000" w:rsidR="00000000" w:rsidRPr="00000000">
                  <w:fldChar w:fldCharType="begin"/>
                </w:r>
                <w:r w:rsidDel="00000000" w:rsidR="00000000" w:rsidRPr="00000000">
                  <w:instrText xml:space="preserve">HYPERLINK \l "bookmark=id.8h3b8pc55ewm"</w:instrText>
                </w:r>
                <w:r w:rsidDel="00000000" w:rsidR="00000000" w:rsidRPr="00000000">
                  <w:fldChar w:fldCharType="separate"/>
                </w:r>
                <w:sdt>
                  <w:sdtPr>
                    <w:tag w:val="goog_rdk_564"/>
                  </w:sdtPr>
                  <w:sdtContent>
                    <w:r w:rsidDel="00000000" w:rsidR="00000000" w:rsidRPr="00000000">
                      <w:rPr>
                        <w:rFonts w:ascii="Arial" w:cs="Arial" w:eastAsia="Arial" w:hAnsi="Arial"/>
                        <w:b w:val="1"/>
                        <w:rtl w:val="0"/>
                        <w:rPrChange w:author="Heather Justice" w:id="6" w:date="2024-11-06T20:34:53Z">
                          <w:rPr>
                            <w:rFonts w:ascii="Arial" w:cs="Arial" w:eastAsia="Arial" w:hAnsi="Arial"/>
                            <w:b w:val="1"/>
                          </w:rPr>
                        </w:rPrChange>
                      </w:rPr>
                      <w:t xml:space="preserve">Fig. 13. Explanation of association between Veteran selected facility and Caregiver support facility</w:t>
                    </w:r>
                  </w:sdtContent>
                </w:sdt>
                <w:r w:rsidDel="00000000" w:rsidR="00000000" w:rsidRPr="00000000">
                  <w:fldChar w:fldCharType="end"/>
                </w:r>
              </w:ins>
            </w:sdtContent>
          </w:sdt>
          <w:sdt>
            <w:sdtPr>
              <w:tag w:val="goog_rdk_56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o7j9lzj8fmme">
            <w:sdt>
              <w:sdtPr>
                <w:tag w:val="goog_rdk_56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14. Definition of primary caregiver.</w:t>
                </w:r>
              </w:sdtContent>
            </w:sdt>
          </w:hyperlink>
          <w:sdt>
            <w:sdtPr>
              <w:tag w:val="goog_rdk_56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fvvn8hl7rjs3">
            <w:sdt>
              <w:sdtPr>
                <w:tag w:val="goog_rdk_56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15. Primary family caregiver general information.</w:t>
                </w:r>
              </w:sdtContent>
            </w:sdt>
          </w:hyperlink>
          <w:sdt>
            <w:sdtPr>
              <w:tag w:val="goog_rdk_56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7ujkogv8d1y">
            <w:sdt>
              <w:sdtPr>
                <w:tag w:val="goog_rdk_57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16. Social Security or tax ID number error.</w:t>
                </w:r>
              </w:sdtContent>
            </w:sdt>
          </w:hyperlink>
          <w:sdt>
            <w:sdtPr>
              <w:tag w:val="goog_rdk_57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cvatp93cpzke">
            <w:sdt>
              <w:sdtPr>
                <w:tag w:val="goog_rdk_57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17. Caregiver contact information.</w:t>
                </w:r>
              </w:sdtContent>
            </w:sdt>
          </w:hyperlink>
          <w:sdt>
            <w:sdtPr>
              <w:tag w:val="goog_rdk_57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t818rpatevoa">
            <w:sdt>
              <w:sdtPr>
                <w:tag w:val="goog_rdk_57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18. Caregiver mailing address.</w:t>
                </w:r>
              </w:sdtContent>
            </w:sdt>
          </w:hyperlink>
          <w:sdt>
            <w:sdtPr>
              <w:tag w:val="goog_rdk_575"/>
            </w:sdtPr>
            <w:sdtContent>
              <w:r w:rsidDel="00000000" w:rsidR="00000000" w:rsidRPr="00000000">
                <w:rPr>
                  <w:rtl w:val="0"/>
                </w:rPr>
              </w:r>
            </w:sdtContent>
          </w:sdt>
        </w:p>
      </w:sdtContent>
    </w:sdt>
    <w:sdt>
      <w:sdtPr>
        <w:tag w:val="goog_rdk_591"/>
      </w:sdtPr>
      <w:sdtContent>
        <w:p w:rsidR="00000000" w:rsidDel="00000000" w:rsidP="00000000" w:rsidRDefault="00000000" w:rsidRPr="00000000" w14:paraId="0000012D">
          <w:pPr>
            <w:spacing w:after="0" w:lineRule="auto"/>
            <w:rPr>
              <w:rFonts w:ascii="Arial" w:cs="Arial" w:eastAsia="Arial" w:hAnsi="Arial"/>
              <w:b w:val="1"/>
              <w:rPrChange w:author="Heather Justice" w:id="6" w:date="2024-11-06T20:34:53Z">
                <w:rPr>
                  <w:rFonts w:ascii="Arial" w:cs="Arial" w:eastAsia="Arial" w:hAnsi="Arial"/>
                  <w:i w:val="1"/>
                  <w:sz w:val="18"/>
                  <w:szCs w:val="18"/>
                </w:rPr>
              </w:rPrChange>
            </w:rPr>
          </w:pPr>
          <w:hyperlink w:anchor="bookmark=id.e1987zgtp98e">
            <w:sdt>
              <w:sdtPr>
                <w:tag w:val="goog_rdk_57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19. Required caregiver phone number.</w:t>
                </w:r>
              </w:sdtContent>
            </w:sdt>
          </w:hyperlink>
          <w:sdt>
            <w:sdtPr>
              <w:tag w:val="goog_rdk_57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4witoob6psha">
            <w:sdt>
              <w:sdtPr>
                <w:tag w:val="goog_rdk_57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20. Secondary family caregiver.</w:t>
                </w:r>
              </w:sdtContent>
            </w:sdt>
          </w:hyperlink>
          <w:sdt>
            <w:sdtPr>
              <w:tag w:val="goog_rdk_58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al2hw749w96b">
            <w:sdt>
              <w:sdtPr>
                <w:tag w:val="goog_rdk_58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21. Secondary family caregiver definition.</w:t>
                </w:r>
              </w:sdtContent>
            </w:sdt>
          </w:hyperlink>
          <w:sdt>
            <w:sdtPr>
              <w:tag w:val="goog_rdk_58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i6xscct4fatp">
            <w:sdt>
              <w:sdtPr>
                <w:tag w:val="goog_rdk_58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22. Family caregiver listing error.</w:t>
                </w:r>
              </w:sdtContent>
            </w:sdt>
          </w:hyperlink>
          <w:sdt>
            <w:sdtPr>
              <w:tag w:val="goog_rdk_58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cyyde6umavjx">
            <w:sdt>
              <w:sdtPr>
                <w:tag w:val="goog_rdk_58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23. Secondary family caregiver general information.</w:t>
                </w:r>
              </w:sdtContent>
            </w:sdt>
          </w:hyperlink>
          <w:sdt>
            <w:sdtPr>
              <w:tag w:val="goog_rdk_58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t7iemteci0i9">
            <w:sdt>
              <w:sdtPr>
                <w:tag w:val="goog_rdk_58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24. Error with secondary family caregiver’s Social Security or tax ID number.</w:t>
                </w:r>
              </w:sdtContent>
            </w:sdt>
          </w:hyperlink>
          <w:sdt>
            <w:sdtPr>
              <w:tag w:val="goog_rdk_58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lfqzt2w2ztr1">
            <w:sdt>
              <w:sdtPr>
                <w:tag w:val="goog_rdk_58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25. Secondary caregiver contact info.</w:t>
                </w:r>
              </w:sdtContent>
            </w:sdt>
          </w:hyperlink>
          <w:sdt>
            <w:sdtPr>
              <w:tag w:val="goog_rdk_590"/>
            </w:sdtPr>
            <w:sdtContent>
              <w:r w:rsidDel="00000000" w:rsidR="00000000" w:rsidRPr="00000000">
                <w:rPr>
                  <w:rtl w:val="0"/>
                </w:rPr>
              </w:r>
            </w:sdtContent>
          </w:sdt>
        </w:p>
      </w:sdtContent>
    </w:sdt>
    <w:sdt>
      <w:sdtPr>
        <w:tag w:val="goog_rdk_604"/>
      </w:sdtPr>
      <w:sdtContent>
        <w:p w:rsidR="00000000" w:rsidDel="00000000" w:rsidP="00000000" w:rsidRDefault="00000000" w:rsidRPr="00000000" w14:paraId="0000012E">
          <w:pPr>
            <w:spacing w:after="0" w:lineRule="auto"/>
            <w:rPr>
              <w:rFonts w:ascii="Arial" w:cs="Arial" w:eastAsia="Arial" w:hAnsi="Arial"/>
              <w:b w:val="1"/>
              <w:rPrChange w:author="Heather Justice" w:id="6" w:date="2024-11-06T20:34:53Z">
                <w:rPr>
                  <w:rFonts w:ascii="Arial" w:cs="Arial" w:eastAsia="Arial" w:hAnsi="Arial"/>
                  <w:i w:val="1"/>
                  <w:sz w:val="18"/>
                  <w:szCs w:val="18"/>
                </w:rPr>
              </w:rPrChange>
            </w:rPr>
          </w:pPr>
          <w:hyperlink w:anchor="bookmark=id.osftdqnl05zo">
            <w:sdt>
              <w:sdtPr>
                <w:tag w:val="goog_rdk_59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26. Caregiver mailing address.</w:t>
                </w:r>
              </w:sdtContent>
            </w:sdt>
          </w:hyperlink>
          <w:sdt>
            <w:sdtPr>
              <w:tag w:val="goog_rdk_59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vgs2sur2w22z">
            <w:sdt>
              <w:sdtPr>
                <w:tag w:val="goog_rdk_59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27. Secondary caregiver phone number.</w:t>
                </w:r>
              </w:sdtContent>
            </w:sdt>
          </w:hyperlink>
          <w:sdt>
            <w:sdtPr>
              <w:tag w:val="goog_rdk_59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spqk97pipqn0">
            <w:sdt>
              <w:sdtPr>
                <w:tag w:val="goog_rdk_59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28. Option to add an additional secondary family caregiver.</w:t>
                </w:r>
              </w:sdtContent>
            </w:sdt>
          </w:hyperlink>
          <w:sdt>
            <w:sdtPr>
              <w:tag w:val="goog_rdk_59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teoqrhpsrsjq">
            <w:sdt>
              <w:sdtPr>
                <w:tag w:val="goog_rdk_59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29. Additional secondary family caregiver information.</w:t>
                </w:r>
              </w:sdtContent>
            </w:sdt>
          </w:hyperlink>
          <w:sdt>
            <w:sdtPr>
              <w:tag w:val="goog_rdk_59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tpu4zjutvwwu">
            <w:sdt>
              <w:sdtPr>
                <w:tag w:val="goog_rdk_60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30. Additional secondary family caregiver, Social Security, or tax ID number error.</w:t>
                </w:r>
              </w:sdtContent>
            </w:sdt>
          </w:hyperlink>
          <w:sdt>
            <w:sdtPr>
              <w:tag w:val="goog_rdk_60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7j8n7dgaxhvu">
            <w:sdt>
              <w:sdtPr>
                <w:tag w:val="goog_rdk_60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31. Additional secondary family caregiver contact information.</w:t>
                </w:r>
              </w:sdtContent>
            </w:sdt>
          </w:hyperlink>
          <w:sdt>
            <w:sdtPr>
              <w:tag w:val="goog_rdk_603"/>
            </w:sdtPr>
            <w:sdtContent>
              <w:r w:rsidDel="00000000" w:rsidR="00000000" w:rsidRPr="00000000">
                <w:rPr>
                  <w:rtl w:val="0"/>
                </w:rPr>
              </w:r>
            </w:sdtContent>
          </w:sdt>
        </w:p>
      </w:sdtContent>
    </w:sdt>
    <w:sdt>
      <w:sdtPr>
        <w:tag w:val="goog_rdk_647"/>
      </w:sdtPr>
      <w:sdtContent>
        <w:p w:rsidR="00000000" w:rsidDel="00000000" w:rsidP="00000000" w:rsidRDefault="00000000" w:rsidRPr="00000000" w14:paraId="0000012F">
          <w:pPr>
            <w:spacing w:after="0" w:lineRule="auto"/>
            <w:rPr>
              <w:rFonts w:ascii="Arial" w:cs="Arial" w:eastAsia="Arial" w:hAnsi="Arial"/>
              <w:b w:val="1"/>
              <w:rPrChange w:author="Heather Justice" w:id="6" w:date="2024-11-06T20:34:53Z">
                <w:rPr>
                  <w:rFonts w:ascii="Arial" w:cs="Arial" w:eastAsia="Arial" w:hAnsi="Arial"/>
                  <w:sz w:val="18"/>
                  <w:szCs w:val="18"/>
                </w:rPr>
              </w:rPrChange>
            </w:rPr>
          </w:pPr>
          <w:hyperlink w:anchor="bookmark=id.vhsmkdhy3vrl">
            <w:sdt>
              <w:sdtPr>
                <w:tag w:val="goog_rdk_60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32. Additional secondary family caregiver mailing address.</w:t>
                </w:r>
              </w:sdtContent>
            </w:sdt>
          </w:hyperlink>
          <w:sdt>
            <w:sdtPr>
              <w:tag w:val="goog_rdk_60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ujwggsci981t">
            <w:sdt>
              <w:sdtPr>
                <w:tag w:val="goog_rdk_60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33. Additional secondary family caregiver primary phone number.</w:t>
                </w:r>
              </w:sdtContent>
            </w:sdt>
          </w:hyperlink>
          <w:sdt>
            <w:sdtPr>
              <w:tag w:val="goog_rdk_60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swzymdy00m5g">
            <w:sdt>
              <w:sdtPr>
                <w:tag w:val="goog_rdk_60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35. Types of legal representative documents accepted.</w:t>
                </w:r>
              </w:sdtContent>
            </w:sdt>
          </w:hyperlink>
          <w:sdt>
            <w:sdtPr>
              <w:tag w:val="goog_rdk_61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brhsmfeay0z7">
            <w:sdt>
              <w:sdtPr>
                <w:tag w:val="goog_rdk_61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36. Uploading legal representative documentation.</w:t>
                </w:r>
              </w:sdtContent>
            </w:sdt>
          </w:hyperlink>
          <w:sdt>
            <w:sdtPr>
              <w:tag w:val="goog_rdk_61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96x2fab5q6mi">
            <w:sdt>
              <w:sdtPr>
                <w:tag w:val="goog_rdk_61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37. File upload confirmation.</w:t>
                </w:r>
              </w:sdtContent>
            </w:sdt>
          </w:hyperlink>
          <w:sdt>
            <w:sdtPr>
              <w:tag w:val="goog_rdk_61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qoucxrdy1od2">
            <w:sdt>
              <w:sdtPr>
                <w:tag w:val="goog_rdk_61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38a. File upload error—Network issue.</w:t>
                </w:r>
              </w:sdtContent>
            </w:sdt>
          </w:hyperlink>
          <w:sdt>
            <w:sdtPr>
              <w:tag w:val="goog_rdk_61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vbzt46r3blu7">
            <w:sdt>
              <w:sdtPr>
                <w:tag w:val="goog_rdk_61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38b. File upload error—File too large.</w:t>
                </w:r>
              </w:sdtContent>
            </w:sdt>
          </w:hyperlink>
          <w:sdt>
            <w:sdtPr>
              <w:tag w:val="goog_rdk_61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9ez7bsvxwbjz">
            <w:sdt>
              <w:sdtPr>
                <w:tag w:val="goog_rdk_61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38c. File upload error—File too small.</w:t>
                </w:r>
              </w:sdtContent>
            </w:sdt>
          </w:hyperlink>
          <w:sdt>
            <w:sdtPr>
              <w:tag w:val="goog_rdk_62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rwo98b1e54wx">
            <w:sdt>
              <w:sdtPr>
                <w:tag w:val="goog_rdk_62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38d. File upload error—Wrong file type.</w:t>
                </w:r>
              </w:sdtContent>
            </w:sdt>
          </w:hyperlink>
          <w:sdt>
            <w:sdtPr>
              <w:tag w:val="goog_rdk_62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caekube3vw34">
            <w:sdt>
              <w:sdtPr>
                <w:tag w:val="goog_rdk_62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39. The review application page.</w:t>
                </w:r>
              </w:sdtContent>
            </w:sdt>
          </w:hyperlink>
          <w:sdt>
            <w:sdtPr>
              <w:tag w:val="goog_rdk_62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hi2u7kgi7tau">
            <w:sdt>
              <w:sdtPr>
                <w:tag w:val="goog_rdk_62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40. Expanding Veteran and caregiver information sections.</w:t>
                </w:r>
              </w:sdtContent>
            </w:sdt>
          </w:hyperlink>
          <w:sdt>
            <w:sdtPr>
              <w:tag w:val="goog_rdk_62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335dt331t3nv">
            <w:sdt>
              <w:sdtPr>
                <w:tag w:val="goog_rdk_62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41. Veteran’s statement of truth.</w:t>
                </w:r>
              </w:sdtContent>
            </w:sdt>
          </w:hyperlink>
          <w:sdt>
            <w:sdtPr>
              <w:tag w:val="goog_rdk_62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ok4pai254n16">
            <w:sdt>
              <w:sdtPr>
                <w:tag w:val="goog_rdk_62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42. Signature error.</w:t>
                </w:r>
              </w:sdtContent>
            </w:sdt>
          </w:hyperlink>
          <w:sdt>
            <w:sdtPr>
              <w:tag w:val="goog_rdk_63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zawj7u5rc4mm">
            <w:sdt>
              <w:sdtPr>
                <w:tag w:val="goog_rdk_63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43. Signing on behalf of the Veteran.</w:t>
                </w:r>
              </w:sdtContent>
            </w:sdt>
          </w:hyperlink>
          <w:sdt>
            <w:sdtPr>
              <w:tag w:val="goog_rdk_63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lxe6dznpxvyi">
            <w:sdt>
              <w:sdtPr>
                <w:tag w:val="goog_rdk_63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44. Primary caregiver’s statement of truth.</w:t>
                </w:r>
              </w:sdtContent>
            </w:sdt>
          </w:hyperlink>
          <w:sdt>
            <w:sdtPr>
              <w:tag w:val="goog_rdk_63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u7ngio8yts01">
            <w:sdt>
              <w:sdtPr>
                <w:tag w:val="goog_rdk_63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45. Primary family caregiver signature error.</w:t>
                </w:r>
              </w:sdtContent>
            </w:sdt>
          </w:hyperlink>
          <w:sdt>
            <w:sdtPr>
              <w:tag w:val="goog_rdk_636"/>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1ld0v4wti9xz">
            <w:sdt>
              <w:sdtPr>
                <w:tag w:val="goog_rdk_637"/>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46. Submit the application.</w:t>
                </w:r>
              </w:sdtContent>
            </w:sdt>
          </w:hyperlink>
          <w:sdt>
            <w:sdtPr>
              <w:tag w:val="goog_rdk_638"/>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tp4hj4etc8sz">
            <w:sdt>
              <w:sdtPr>
                <w:tag w:val="goog_rdk_639"/>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47. Information summary.</w:t>
                </w:r>
              </w:sdtContent>
            </w:sdt>
          </w:hyperlink>
          <w:sdt>
            <w:sdtPr>
              <w:tag w:val="goog_rdk_640"/>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qz0bjom2d3bm">
            <w:sdt>
              <w:sdtPr>
                <w:tag w:val="goog_rdk_641"/>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48. Application submission failure.</w:t>
                </w:r>
              </w:sdtContent>
            </w:sdt>
          </w:hyperlink>
          <w:sdt>
            <w:sdtPr>
              <w:tag w:val="goog_rdk_642"/>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b5xdo4hhjhw1">
            <w:sdt>
              <w:sdtPr>
                <w:tag w:val="goog_rdk_643"/>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49. Form could not be downloaded.</w:t>
                </w:r>
              </w:sdtContent>
            </w:sdt>
          </w:hyperlink>
          <w:sdt>
            <w:sdtPr>
              <w:tag w:val="goog_rdk_644"/>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sz w:val="18"/>
                      <w:szCs w:val="18"/>
                    </w:rPr>
                  </w:rPrChange>
                </w:rPr>
                <w:br w:type="textWrapping"/>
              </w:r>
            </w:sdtContent>
          </w:sdt>
          <w:hyperlink w:anchor="bookmark=id.n5ej5h4aad0m">
            <w:sdt>
              <w:sdtPr>
                <w:tag w:val="goog_rdk_645"/>
              </w:sdtPr>
              <w:sdtContent>
                <w:r w:rsidDel="00000000" w:rsidR="00000000" w:rsidRPr="00000000">
                  <w:rPr>
                    <w:rFonts w:ascii="Arial" w:cs="Arial" w:eastAsia="Arial" w:hAnsi="Arial"/>
                    <w:b w:val="1"/>
                    <w:rtl w:val="0"/>
                    <w:rPrChange w:author="Heather Justice" w:id="6" w:date="2024-11-06T20:34:53Z">
                      <w:rPr>
                        <w:rFonts w:ascii="Arial" w:cs="Arial" w:eastAsia="Arial" w:hAnsi="Arial"/>
                        <w:i w:val="1"/>
                        <w:color w:val="1155cc"/>
                        <w:sz w:val="18"/>
                        <w:szCs w:val="18"/>
                        <w:u w:val="single"/>
                      </w:rPr>
                    </w:rPrChange>
                  </w:rPr>
                  <w:t xml:space="preserve">Fig. 50. VA.gov back-end failure.</w:t>
                </w:r>
              </w:sdtContent>
            </w:sdt>
          </w:hyperlink>
          <w:sdt>
            <w:sdtPr>
              <w:tag w:val="goog_rdk_646"/>
            </w:sdtPr>
            <w:sdtContent>
              <w:r w:rsidDel="00000000" w:rsidR="00000000" w:rsidRPr="00000000">
                <w:rPr>
                  <w:rtl w:val="0"/>
                </w:rPr>
              </w:r>
            </w:sdtContent>
          </w:sdt>
        </w:p>
      </w:sdtContent>
    </w:sdt>
    <w:sectPr>
      <w:headerReference r:id="rId70" w:type="default"/>
      <w:footerReference r:id="rId7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eather Justice" w:id="1" w:date="2024-11-06T20:48:03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paragraph explaining the screenshot below it.</w:t>
      </w:r>
    </w:p>
  </w:comment>
  <w:comment w:author="Heather Justice" w:id="3" w:date="2024-11-06T20:48:51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paragraph</w:t>
      </w:r>
    </w:p>
  </w:comment>
  <w:comment w:author="Heather Justice" w:id="0" w:date="2024-11-06T20:28:03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Facility selection page with search function.</w:t>
      </w:r>
    </w:p>
  </w:comment>
  <w:comment w:author="Heather Justice" w:id="2" w:date="2025-01-10T15:10:01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Image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34" w15:done="0"/>
  <w15:commentEx w15:paraId="00000135" w15:done="0"/>
  <w15:commentEx w15:paraId="00000136" w15:done="0"/>
  <w15:commentEx w15:paraId="0000013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sdt>
    <w:sdtPr>
      <w:tag w:val="goog_rdk_651"/>
    </w:sdtPr>
    <w:sdtContent>
      <w:p w:rsidR="00000000" w:rsidDel="00000000" w:rsidP="00000000" w:rsidRDefault="00000000" w:rsidRPr="00000000" w14:paraId="00000131">
        <w:pPr>
          <w:keepNext w:val="1"/>
          <w:keepLines w:val="1"/>
          <w:tabs>
            <w:tab w:val="center" w:leader="none" w:pos="4680"/>
            <w:tab w:val="right" w:leader="none" w:pos="9360"/>
          </w:tabs>
          <w:spacing w:after="0" w:before="240" w:lineRule="auto"/>
          <w:rPr>
            <w:rFonts w:ascii="Arial" w:cs="Arial" w:eastAsia="Arial" w:hAnsi="Arial"/>
            <w:b w:val="1"/>
            <w:rPrChange w:author="Heather Justice" w:id="6" w:date="2024-11-06T20:34:53Z">
              <w:rPr>
                <w:rFonts w:ascii="Arial" w:cs="Arial" w:eastAsia="Arial" w:hAnsi="Arial"/>
              </w:rPr>
            </w:rPrChange>
          </w:rPr>
        </w:pPr>
        <w:sdt>
          <w:sdtPr>
            <w:tag w:val="goog_rdk_650"/>
          </w:sdtPr>
          <w:sdtContent>
            <w:r w:rsidDel="00000000" w:rsidR="00000000" w:rsidRPr="00000000">
              <w:rPr>
                <w:rtl w:val="0"/>
              </w:rPr>
            </w:r>
          </w:sdtContent>
        </w:sdt>
      </w:p>
    </w:sdtContent>
  </w:sdt>
  <w:sdt>
    <w:sdtPr>
      <w:tag w:val="goog_rdk_653"/>
    </w:sdtPr>
    <w:sdtContent>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Arial" w:cs="Arial" w:eastAsia="Arial" w:hAnsi="Arial"/>
            <w:b w:val="1"/>
            <w:rPrChange w:author="Heather Justice" w:id="6" w:date="2024-11-06T20:34:53Z">
              <w:rPr>
                <w:rFonts w:ascii="Arial" w:cs="Arial" w:eastAsia="Arial" w:hAnsi="Arial"/>
                <w:color w:val="000000"/>
              </w:rPr>
            </w:rPrChange>
          </w:rPr>
        </w:pPr>
        <w:r w:rsidDel="00000000" w:rsidR="00000000" w:rsidRPr="00000000">
          <w:rPr>
            <w:rFonts w:ascii="Arial" w:cs="Arial" w:eastAsia="Arial" w:hAnsi="Arial"/>
            <w:color w:val="000000"/>
          </w:rPr>
          <w:fldChar w:fldCharType="begin"/>
          <w:instrText xml:space="preserve">PAGE</w:instrText>
          <w:fldChar w:fldCharType="separate"/>
          <w:fldChar w:fldCharType="end"/>
        </w:r>
        <w:sdt>
          <w:sdtPr>
            <w:tag w:val="goog_rdk_652"/>
          </w:sdtPr>
          <w:sdtContent>
            <w:r w:rsidDel="00000000" w:rsidR="00000000" w:rsidRPr="00000000">
              <w:rPr>
                <w:rtl w:val="0"/>
              </w:rPr>
            </w:r>
          </w:sdtContent>
        </w:sdt>
      </w:p>
    </w:sdtContent>
  </w:sdt>
  <w:sdt>
    <w:sdtPr>
      <w:tag w:val="goog_rdk_655"/>
    </w:sdtPr>
    <w:sdtContent>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Arial" w:cs="Arial" w:eastAsia="Arial" w:hAnsi="Arial"/>
            <w:b w:val="1"/>
            <w:rPrChange w:author="Heather Justice" w:id="6" w:date="2024-11-06T20:34:53Z">
              <w:rPr>
                <w:color w:val="000000"/>
              </w:rPr>
            </w:rPrChange>
          </w:rPr>
        </w:pPr>
        <w:sdt>
          <w:sdtPr>
            <w:tag w:val="goog_rdk_654"/>
          </w:sdtPr>
          <w:sdtContent>
            <w:r w:rsidDel="00000000" w:rsidR="00000000" w:rsidRPr="00000000">
              <w:rPr>
                <w:rtl w:val="0"/>
              </w:rPr>
            </w:r>
          </w:sdtContent>
        </w:sdt>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sdt>
    <w:sdtPr>
      <w:tag w:val="goog_rdk_649"/>
    </w:sdtPr>
    <w:sdtContent>
      <w:p w:rsidR="00000000" w:rsidDel="00000000" w:rsidP="00000000" w:rsidRDefault="00000000" w:rsidRPr="00000000" w14:paraId="00000130">
        <w:pPr>
          <w:pBdr>
            <w:bottom w:color="000000" w:space="1" w:sz="6" w:val="single"/>
          </w:pBdr>
          <w:rPr>
            <w:rFonts w:ascii="Arial" w:cs="Arial" w:eastAsia="Arial" w:hAnsi="Arial"/>
            <w:b w:val="1"/>
            <w:rPrChange w:author="Heather Justice" w:id="6" w:date="2024-11-06T20:34:53Z">
              <w:rPr/>
            </w:rPrChange>
          </w:rPr>
        </w:pPr>
        <w:sdt>
          <w:sdtPr>
            <w:tag w:val="goog_rdk_648"/>
          </w:sdtPr>
          <w:sdtContent>
            <w:r w:rsidDel="00000000" w:rsidR="00000000" w:rsidRPr="00000000">
              <w:rPr>
                <w:rtl w:val="0"/>
              </w:rPr>
            </w:r>
          </w:sdtContent>
        </w:sdt>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1.png"/><Relationship Id="rId41" Type="http://schemas.openxmlformats.org/officeDocument/2006/relationships/image" Target="media/image38.png"/><Relationship Id="rId44" Type="http://schemas.openxmlformats.org/officeDocument/2006/relationships/image" Target="media/image1.png"/><Relationship Id="rId43" Type="http://schemas.openxmlformats.org/officeDocument/2006/relationships/image" Target="media/image41.png"/><Relationship Id="rId46" Type="http://schemas.openxmlformats.org/officeDocument/2006/relationships/image" Target="media/image8.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5.png"/><Relationship Id="rId48" Type="http://schemas.openxmlformats.org/officeDocument/2006/relationships/image" Target="media/image17.png"/><Relationship Id="rId47" Type="http://schemas.openxmlformats.org/officeDocument/2006/relationships/image" Target="media/image5.png"/><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3.png"/><Relationship Id="rId30" Type="http://schemas.openxmlformats.org/officeDocument/2006/relationships/image" Target="media/image55.png"/><Relationship Id="rId33" Type="http://schemas.openxmlformats.org/officeDocument/2006/relationships/image" Target="media/image23.png"/><Relationship Id="rId32" Type="http://schemas.openxmlformats.org/officeDocument/2006/relationships/image" Target="media/image31.png"/><Relationship Id="rId35" Type="http://schemas.openxmlformats.org/officeDocument/2006/relationships/image" Target="media/image29.png"/><Relationship Id="rId34" Type="http://schemas.openxmlformats.org/officeDocument/2006/relationships/image" Target="media/image57.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24.png"/><Relationship Id="rId38" Type="http://schemas.openxmlformats.org/officeDocument/2006/relationships/image" Target="media/image36.png"/><Relationship Id="rId62" Type="http://schemas.openxmlformats.org/officeDocument/2006/relationships/image" Target="media/image22.png"/><Relationship Id="rId61" Type="http://schemas.openxmlformats.org/officeDocument/2006/relationships/image" Target="media/image2.png"/><Relationship Id="rId20" Type="http://schemas.openxmlformats.org/officeDocument/2006/relationships/image" Target="media/image46.png"/><Relationship Id="rId64" Type="http://schemas.openxmlformats.org/officeDocument/2006/relationships/image" Target="media/image32.png"/><Relationship Id="rId63" Type="http://schemas.openxmlformats.org/officeDocument/2006/relationships/image" Target="media/image19.png"/><Relationship Id="rId22" Type="http://schemas.openxmlformats.org/officeDocument/2006/relationships/image" Target="media/image47.png"/><Relationship Id="rId66" Type="http://schemas.openxmlformats.org/officeDocument/2006/relationships/image" Target="media/image26.png"/><Relationship Id="rId21" Type="http://schemas.openxmlformats.org/officeDocument/2006/relationships/image" Target="media/image42.png"/><Relationship Id="rId65" Type="http://schemas.openxmlformats.org/officeDocument/2006/relationships/image" Target="media/image28.png"/><Relationship Id="rId24" Type="http://schemas.openxmlformats.org/officeDocument/2006/relationships/image" Target="media/image50.png"/><Relationship Id="rId68" Type="http://schemas.openxmlformats.org/officeDocument/2006/relationships/image" Target="media/image25.png"/><Relationship Id="rId23" Type="http://schemas.openxmlformats.org/officeDocument/2006/relationships/image" Target="media/image51.png"/><Relationship Id="rId67" Type="http://schemas.openxmlformats.org/officeDocument/2006/relationships/image" Target="media/image33.png"/><Relationship Id="rId60"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49.png"/><Relationship Id="rId69" Type="http://schemas.openxmlformats.org/officeDocument/2006/relationships/image" Target="media/image27.png"/><Relationship Id="rId28" Type="http://schemas.openxmlformats.org/officeDocument/2006/relationships/image" Target="media/image15.png"/><Relationship Id="rId27" Type="http://schemas.openxmlformats.org/officeDocument/2006/relationships/image" Target="media/image30.png"/><Relationship Id="rId29" Type="http://schemas.openxmlformats.org/officeDocument/2006/relationships/image" Target="media/image52.png"/><Relationship Id="rId51" Type="http://schemas.openxmlformats.org/officeDocument/2006/relationships/image" Target="media/image56.png"/><Relationship Id="rId50" Type="http://schemas.openxmlformats.org/officeDocument/2006/relationships/image" Target="media/image20.png"/><Relationship Id="rId53" Type="http://schemas.openxmlformats.org/officeDocument/2006/relationships/image" Target="media/image14.png"/><Relationship Id="rId52" Type="http://schemas.openxmlformats.org/officeDocument/2006/relationships/image" Target="media/image21.png"/><Relationship Id="rId11" Type="http://schemas.openxmlformats.org/officeDocument/2006/relationships/image" Target="media/image43.png"/><Relationship Id="rId55" Type="http://schemas.openxmlformats.org/officeDocument/2006/relationships/image" Target="media/image18.png"/><Relationship Id="rId10" Type="http://schemas.openxmlformats.org/officeDocument/2006/relationships/hyperlink" Target="https://www.caregiver.va.gov/" TargetMode="External"/><Relationship Id="rId54" Type="http://schemas.openxmlformats.org/officeDocument/2006/relationships/image" Target="media/image7.png"/><Relationship Id="rId13" Type="http://schemas.openxmlformats.org/officeDocument/2006/relationships/image" Target="media/image39.png"/><Relationship Id="rId57" Type="http://schemas.openxmlformats.org/officeDocument/2006/relationships/image" Target="media/image6.png"/><Relationship Id="rId12" Type="http://schemas.openxmlformats.org/officeDocument/2006/relationships/hyperlink" Target="https://www.va.gov/family-and-caregiver-benefits/health-and-disability/comprehensive-assistance-for-family-caregivers/apply-form-10-10cg/introduction" TargetMode="External"/><Relationship Id="rId56" Type="http://schemas.openxmlformats.org/officeDocument/2006/relationships/image" Target="media/image9.png"/><Relationship Id="rId15" Type="http://schemas.openxmlformats.org/officeDocument/2006/relationships/image" Target="media/image58.png"/><Relationship Id="rId59" Type="http://schemas.openxmlformats.org/officeDocument/2006/relationships/image" Target="media/image10.png"/><Relationship Id="rId14" Type="http://schemas.openxmlformats.org/officeDocument/2006/relationships/hyperlink" Target="https://staging.va.gov/family-and-caregiver-benefits/health-and-disability/comprehensive-assistance-for-family-caregivers/" TargetMode="External"/><Relationship Id="rId58" Type="http://schemas.openxmlformats.org/officeDocument/2006/relationships/image" Target="media/image4.png"/><Relationship Id="rId17" Type="http://schemas.openxmlformats.org/officeDocument/2006/relationships/image" Target="media/image54.png"/><Relationship Id="rId16" Type="http://schemas.openxmlformats.org/officeDocument/2006/relationships/image" Target="media/image48.png"/><Relationship Id="rId19" Type="http://schemas.openxmlformats.org/officeDocument/2006/relationships/image" Target="media/image44.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KnA4NIhqsjJ5cr6N1XlABAwEKw==">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