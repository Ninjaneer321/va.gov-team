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outline w:val="0"/>
          <w:color w:val="323a45"/>
          <w:sz w:val="52"/>
          <w:szCs w:val="52"/>
          <w:u w:color="323a45"/>
          <w14:textFill>
            <w14:solidFill>
              <w14:srgbClr w14:val="323A45"/>
            </w14:solidFill>
          </w14:textFill>
        </w:rPr>
      </w:pPr>
      <w:bookmarkStart w:name="_headingh.gjdgxs" w:id="0"/>
      <w:bookmarkEnd w:id="0"/>
      <w:r>
        <w:rPr>
          <w:sz w:val="52"/>
          <w:szCs w:val="52"/>
        </w:rPr>
        <w:drawing xmlns:a="http://schemas.openxmlformats.org/drawingml/2006/main">
          <wp:inline distT="0" distB="0" distL="0" distR="0">
            <wp:extent cx="4643709" cy="2812820"/>
            <wp:effectExtent l="0" t="0" r="0" b="0"/>
            <wp:docPr id="1073741825" name="officeArt object"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1073741825" name="Title Banner with VA seal and text reading: VA US Department of Veterans Affairs" descr="Title Banner with VA seal and text reading: VA US Department of Veterans Affairs"/>
                    <pic:cNvPicPr>
                      <a:picLocks noChangeAspect="1"/>
                    </pic:cNvPicPr>
                  </pic:nvPicPr>
                  <pic:blipFill>
                    <a:blip r:embed="rId4">
                      <a:extLst/>
                    </a:blip>
                    <a:stretch>
                      <a:fillRect/>
                    </a:stretch>
                  </pic:blipFill>
                  <pic:spPr>
                    <a:xfrm>
                      <a:off x="0" y="0"/>
                      <a:ext cx="4643709" cy="2812820"/>
                    </a:xfrm>
                    <a:prstGeom prst="rect">
                      <a:avLst/>
                    </a:prstGeom>
                    <a:ln w="12700" cap="flat">
                      <a:noFill/>
                      <a:miter lim="400000"/>
                    </a:ln>
                    <a:effectLst/>
                  </pic:spPr>
                </pic:pic>
              </a:graphicData>
            </a:graphic>
          </wp:inline>
        </w:drawing>
      </w:r>
    </w:p>
    <w:p>
      <w:pPr>
        <w:pStyle w:val="Body"/>
      </w:pPr>
    </w:p>
    <w:p>
      <w:pPr>
        <w:pStyle w:val="Body"/>
        <w:spacing w:after="120"/>
        <w:rPr>
          <w:outline w:val="0"/>
          <w:color w:val="4472c4"/>
          <w:sz w:val="52"/>
          <w:szCs w:val="52"/>
          <w:u w:color="4472c4"/>
          <w14:textFill>
            <w14:solidFill>
              <w14:srgbClr w14:val="4472C4"/>
            </w14:solidFill>
          </w14:textFill>
        </w:rPr>
      </w:pPr>
      <w:r>
        <w:rPr>
          <w:outline w:val="0"/>
          <w:color w:val="4472c4"/>
          <w:sz w:val="52"/>
          <w:szCs w:val="52"/>
          <w:u w:color="4472c4"/>
          <w:rtl w:val="0"/>
          <w:lang w:val="en-US"/>
          <w14:textFill>
            <w14:solidFill>
              <w14:srgbClr w14:val="4472C4"/>
            </w14:solidFill>
          </w14:textFill>
        </w:rPr>
        <w:t>Department/CTO Health Team</w:t>
      </w:r>
    </w:p>
    <w:p>
      <w:pPr>
        <w:pStyle w:val="Body"/>
        <w:rPr>
          <w:outline w:val="0"/>
          <w:color w:val="5b616b"/>
          <w:sz w:val="32"/>
          <w:szCs w:val="32"/>
          <w:u w:color="5b616b"/>
          <w14:textFill>
            <w14:solidFill>
              <w14:srgbClr w14:val="5B616B"/>
            </w14:solidFill>
          </w14:textFill>
        </w:rPr>
      </w:pPr>
      <w:r>
        <w:rPr>
          <w:outline w:val="0"/>
          <w:color w:val="5b616b"/>
          <w:sz w:val="32"/>
          <w:szCs w:val="32"/>
          <w:u w:color="5b616b"/>
          <w:rtl w:val="0"/>
          <w14:textFill>
            <w14:solidFill>
              <w14:srgbClr w14:val="5B616B"/>
            </w14:solidFill>
          </w14:textFill>
        </w:rPr>
        <w:t>Dec 11, 2</w:t>
      </w:r>
      <w:del w:id="1" w:date="2025-03-13T16:25:04Z" w:author="Jonathan Nelson">
        <w:r>
          <w:rPr>
            <w:outline w:val="0"/>
            <w:color w:val="5b616b"/>
            <w:sz w:val="32"/>
            <w:szCs w:val="32"/>
            <w:u w:color="5b616b"/>
            <w:rtl w:val="0"/>
            <w:lang w:val="en-US"/>
            <w14:textFill>
              <w14:solidFill>
                <w14:srgbClr w14:val="5B616B"/>
              </w14:solidFill>
            </w14:textFill>
          </w:rPr>
          <w:delText>024</w:delText>
        </w:r>
      </w:del>
      <w:r>
        <w:rPr>
          <w:outline w:val="0"/>
          <w:color w:val="5b616b"/>
          <w:sz w:val="32"/>
          <w:szCs w:val="32"/>
          <w:u w:color="5b616b"/>
          <w:rtl w:val="0"/>
          <w:lang w:val="en-US"/>
          <w14:textFill>
            <w14:solidFill>
              <w14:srgbClr w14:val="5B616B"/>
            </w14:solidFill>
          </w14:textFill>
        </w:rPr>
        <w:t xml:space="preserve"> | My HealtheVet on VA.gov Portal and Landing Page Product Guide</w:t>
      </w:r>
    </w:p>
    <w:p>
      <w:pPr>
        <w:pStyle w:val="Body"/>
        <w:rPr>
          <w:outline w:val="0"/>
          <w:color w:val="5b616b"/>
          <w:u w:color="5b616b"/>
          <w14:textFill>
            <w14:solidFill>
              <w14:srgbClr w14:val="5B616B"/>
            </w14:solidFill>
          </w14:textFill>
        </w:rPr>
      </w:pPr>
    </w:p>
    <w:p>
      <w:pPr>
        <w:pStyle w:val="Body"/>
      </w:pPr>
      <w:r>
        <w:rPr>
          <w:outline w:val="0"/>
          <w:color w:val="5b616b"/>
          <w:sz w:val="32"/>
          <w:szCs w:val="32"/>
          <w:u w:color="5b616b"/>
          <w:rtl w:val="0"/>
          <w:lang w:val="de-DE"/>
          <w14:textFill>
            <w14:solidFill>
              <w14:srgbClr w14:val="5B616B"/>
            </w14:solidFill>
          </w14:textFill>
        </w:rPr>
        <w:t>Version 3.0</w:t>
      </w:r>
      <w:r>
        <w:br w:type="textWrapping"/>
      </w:r>
      <w:r>
        <w:rPr>
          <w:rFonts w:ascii="Arial Unicode MS" w:cs="Arial Unicode MS" w:hAnsi="Arial Unicode MS" w:eastAsia="Arial Unicode MS"/>
          <w:b w:val="0"/>
          <w:bCs w:val="0"/>
          <w:i w:val="0"/>
          <w:iCs w:val="0"/>
        </w:rPr>
        <w:br w:type="page"/>
      </w:r>
    </w:p>
    <w:p>
      <w:pPr>
        <w:pStyle w:val="Body"/>
        <w:keepNext w:val="1"/>
        <w:keepLines w:val="1"/>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r>
        <w:rPr>
          <w:rFonts w:ascii="Times New Roman" w:hAnsi="Times New Roman"/>
          <w:outline w:val="0"/>
          <w:color w:val="4472c4"/>
          <w:sz w:val="36"/>
          <w:szCs w:val="36"/>
          <w:u w:color="4472c4"/>
          <w:rtl w:val="0"/>
          <w:lang w:val="en-US"/>
          <w14:textFill>
            <w14:solidFill>
              <w14:srgbClr w14:val="4472C4"/>
            </w14:solidFill>
          </w14:textFill>
        </w:rPr>
        <w:t>Revision History</w:t>
      </w:r>
    </w:p>
    <w:tbl>
      <w:tblPr>
        <w:tblW w:w="941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182"/>
        <w:gridCol w:w="997"/>
        <w:gridCol w:w="4847"/>
        <w:gridCol w:w="2386"/>
      </w:tblGrid>
      <w:tr>
        <w:tblPrEx>
          <w:shd w:val="clear" w:color="auto" w:fill="4472c4"/>
        </w:tblPrEx>
        <w:trPr>
          <w:trHeight w:val="267" w:hRule="atLeast"/>
          <w:tblHeader/>
        </w:trPr>
        <w:tc>
          <w:tcPr>
            <w:tcW w:type="dxa" w:w="1182"/>
            <w:tcBorders>
              <w:top w:val="single" w:color="4472c4" w:sz="4" w:space="0" w:shadow="0" w:frame="0"/>
              <w:left w:val="single" w:color="4472c4"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w:jc w:val="center"/>
            </w:pPr>
            <w:r>
              <w:rPr>
                <w:b w:val="1"/>
                <w:bCs w:val="1"/>
                <w:outline w:val="0"/>
                <w:color w:val="ffffff"/>
                <w:sz w:val="24"/>
                <w:szCs w:val="24"/>
                <w:u w:color="ffffff"/>
                <w:shd w:val="nil" w:color="auto" w:fill="auto"/>
                <w:rtl w:val="0"/>
                <w:lang w:val="en-US"/>
                <w14:textFill>
                  <w14:solidFill>
                    <w14:srgbClr w14:val="FFFFFF"/>
                  </w14:solidFill>
                </w14:textFill>
              </w:rPr>
              <w:t>Date</w:t>
            </w:r>
          </w:p>
        </w:tc>
        <w:tc>
          <w:tcPr>
            <w:tcW w:type="dxa" w:w="997"/>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w:jc w:val="center"/>
            </w:pPr>
            <w:r>
              <w:rPr>
                <w:b w:val="1"/>
                <w:bCs w:val="1"/>
                <w:outline w:val="0"/>
                <w:color w:val="ffffff"/>
                <w:sz w:val="24"/>
                <w:szCs w:val="24"/>
                <w:u w:color="ffffff"/>
                <w:shd w:val="nil" w:color="auto" w:fill="auto"/>
                <w:rtl w:val="0"/>
                <w:lang w:val="en-US"/>
                <w14:textFill>
                  <w14:solidFill>
                    <w14:srgbClr w14:val="FFFFFF"/>
                  </w14:solidFill>
                </w14:textFill>
              </w:rPr>
              <w:t>Version</w:t>
            </w:r>
          </w:p>
        </w:tc>
        <w:tc>
          <w:tcPr>
            <w:tcW w:type="dxa" w:w="4847"/>
            <w:tcBorders>
              <w:top w:val="single" w:color="4472c4" w:sz="4" w:space="0" w:shadow="0" w:frame="0"/>
              <w:left w:val="single" w:color="ffffff" w:sz="4" w:space="0" w:shadow="0" w:frame="0"/>
              <w:bottom w:val="single" w:color="8eaadb" w:sz="4" w:space="0" w:shadow="0" w:frame="0"/>
              <w:right w:val="single" w:color="ffffff" w:sz="4" w:space="0" w:shadow="0" w:frame="0"/>
            </w:tcBorders>
            <w:shd w:val="clear" w:color="auto" w:fill="205594"/>
            <w:tcMar>
              <w:top w:type="dxa" w:w="80"/>
              <w:left w:type="dxa" w:w="80"/>
              <w:bottom w:type="dxa" w:w="80"/>
              <w:right w:type="dxa" w:w="80"/>
            </w:tcMar>
            <w:vAlign w:val="center"/>
          </w:tcPr>
          <w:p>
            <w:pPr>
              <w:pStyle w:val="Body"/>
              <w:jc w:val="center"/>
            </w:pPr>
            <w:r>
              <w:rPr>
                <w:b w:val="1"/>
                <w:bCs w:val="1"/>
                <w:outline w:val="0"/>
                <w:color w:val="ffffff"/>
                <w:sz w:val="24"/>
                <w:szCs w:val="24"/>
                <w:u w:color="ffffff"/>
                <w:shd w:val="nil" w:color="auto" w:fill="auto"/>
                <w:rtl w:val="0"/>
                <w:lang w:val="en-US"/>
                <w14:textFill>
                  <w14:solidFill>
                    <w14:srgbClr w14:val="FFFFFF"/>
                  </w14:solidFill>
                </w14:textFill>
              </w:rPr>
              <w:t>Description</w:t>
            </w:r>
          </w:p>
        </w:tc>
        <w:tc>
          <w:tcPr>
            <w:tcW w:type="dxa" w:w="2385"/>
            <w:tcBorders>
              <w:top w:val="single" w:color="4472c4" w:sz="4" w:space="0" w:shadow="0" w:frame="0"/>
              <w:left w:val="single" w:color="ffffff" w:sz="4" w:space="0" w:shadow="0" w:frame="0"/>
              <w:bottom w:val="single" w:color="8eaadb" w:sz="4" w:space="0" w:shadow="0" w:frame="0"/>
              <w:right w:val="single" w:color="4472c4" w:sz="4" w:space="0" w:shadow="0" w:frame="0"/>
            </w:tcBorders>
            <w:shd w:val="clear" w:color="auto" w:fill="205594"/>
            <w:tcMar>
              <w:top w:type="dxa" w:w="80"/>
              <w:left w:type="dxa" w:w="80"/>
              <w:bottom w:type="dxa" w:w="80"/>
              <w:right w:type="dxa" w:w="80"/>
            </w:tcMar>
            <w:vAlign w:val="center"/>
          </w:tcPr>
          <w:p>
            <w:pPr>
              <w:pStyle w:val="Body"/>
              <w:jc w:val="center"/>
            </w:pPr>
            <w:r>
              <w:rPr>
                <w:b w:val="1"/>
                <w:bCs w:val="1"/>
                <w:outline w:val="0"/>
                <w:color w:val="ffffff"/>
                <w:sz w:val="24"/>
                <w:szCs w:val="24"/>
                <w:u w:color="ffffff"/>
                <w:shd w:val="nil" w:color="auto" w:fill="auto"/>
                <w:rtl w:val="0"/>
                <w:lang w:val="en-US"/>
                <w14:textFill>
                  <w14:solidFill>
                    <w14:srgbClr w14:val="FFFFFF"/>
                  </w14:solidFill>
                </w14:textFill>
              </w:rPr>
              <w:t>Author</w:t>
            </w:r>
          </w:p>
        </w:tc>
      </w:tr>
      <w:tr>
        <w:tblPrEx>
          <w:shd w:val="clear" w:color="auto" w:fill="cdd4e9"/>
        </w:tblPrEx>
        <w:trPr>
          <w:trHeight w:val="236" w:hRule="atLeast"/>
        </w:trPr>
        <w:tc>
          <w:tcPr>
            <w:tcW w:type="dxa" w:w="118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03/21/2023</w:t>
            </w:r>
          </w:p>
        </w:tc>
        <w:tc>
          <w:tcPr>
            <w:tcW w:type="dxa" w:w="99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1</w:t>
            </w:r>
          </w:p>
        </w:tc>
        <w:tc>
          <w:tcPr>
            <w:tcW w:type="dxa" w:w="484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Landing Page debut</w:t>
            </w:r>
          </w:p>
        </w:tc>
        <w:tc>
          <w:tcPr>
            <w:tcW w:type="dxa" w:w="2385"/>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Marci McGuire</w:t>
            </w:r>
          </w:p>
        </w:tc>
      </w:tr>
      <w:tr>
        <w:tblPrEx>
          <w:shd w:val="clear" w:color="auto" w:fill="cdd4e9"/>
        </w:tblPrEx>
        <w:trPr>
          <w:trHeight w:val="236" w:hRule="atLeast"/>
        </w:trPr>
        <w:tc>
          <w:tcPr>
            <w:tcW w:type="dxa" w:w="118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06/04/2024</w:t>
            </w:r>
          </w:p>
        </w:tc>
        <w:tc>
          <w:tcPr>
            <w:tcW w:type="dxa" w:w="99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2.0</w:t>
            </w:r>
          </w:p>
        </w:tc>
        <w:tc>
          <w:tcPr>
            <w:tcW w:type="dxa" w:w="484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Integration of tools on VA.gov w/MHV navigation</w:t>
            </w:r>
          </w:p>
        </w:tc>
        <w:tc>
          <w:tcPr>
            <w:tcW w:type="dxa" w:w="2385"/>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Wes Rowe</w:t>
            </w:r>
          </w:p>
        </w:tc>
      </w:tr>
      <w:tr>
        <w:tblPrEx>
          <w:shd w:val="clear" w:color="auto" w:fill="cdd4e9"/>
        </w:tblPrEx>
        <w:trPr>
          <w:trHeight w:val="486" w:hRule="atLeast"/>
        </w:trPr>
        <w:tc>
          <w:tcPr>
            <w:tcW w:type="dxa" w:w="118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12/11/2024</w:t>
            </w:r>
          </w:p>
        </w:tc>
        <w:tc>
          <w:tcPr>
            <w:tcW w:type="dxa" w:w="99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3.0</w:t>
            </w:r>
          </w:p>
        </w:tc>
        <w:tc>
          <w:tcPr>
            <w:tcW w:type="dxa" w:w="4847"/>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Integration of MHV Account Creation API, new Medical Records tool on VA.gov</w:t>
            </w:r>
          </w:p>
        </w:tc>
        <w:tc>
          <w:tcPr>
            <w:tcW w:type="dxa" w:w="2385"/>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center"/>
          </w:tcPr>
          <w:p>
            <w:pPr>
              <w:pStyle w:val="Body"/>
              <w:spacing w:before="60" w:after="60"/>
              <w:jc w:val="center"/>
            </w:pPr>
            <w:r>
              <w:rPr>
                <w:sz w:val="20"/>
                <w:szCs w:val="20"/>
                <w:shd w:val="nil" w:color="auto" w:fill="auto"/>
                <w:rtl w:val="0"/>
                <w:lang w:val="en-US"/>
              </w:rPr>
              <w:t>Wes Rowe</w:t>
            </w:r>
          </w:p>
        </w:tc>
      </w:tr>
    </w:tbl>
    <w:p>
      <w:pPr>
        <w:pStyle w:val="Body"/>
        <w:keepNext w:val="1"/>
        <w:keepLines w:val="1"/>
        <w:widowControl w:val="0"/>
        <w:spacing w:before="120" w:after="120"/>
        <w:ind w:left="108" w:hanging="108"/>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w:keepNext w:val="1"/>
        <w:keepLines w:val="1"/>
        <w:widowControl w:val="0"/>
        <w:spacing w:before="120" w:after="120"/>
        <w:rPr>
          <w:rFonts w:ascii="Times New Roman" w:cs="Times New Roman" w:hAnsi="Times New Roman" w:eastAsia="Times New Roman"/>
          <w:outline w:val="0"/>
          <w:color w:val="4472c4"/>
          <w:sz w:val="36"/>
          <w:szCs w:val="36"/>
          <w:u w:color="4472c4"/>
          <w14:textFill>
            <w14:solidFill>
              <w14:srgbClr w14:val="4472C4"/>
            </w14:solidFill>
          </w14:textFill>
        </w:rPr>
      </w:pPr>
    </w:p>
    <w:p>
      <w:pPr>
        <w:pStyle w:val="Body"/>
      </w:pPr>
      <w:r>
        <w:rPr>
          <w:rFonts w:ascii="Arial Unicode MS" w:cs="Arial Unicode MS" w:hAnsi="Arial Unicode MS" w:eastAsia="Arial Unicode MS"/>
          <w:b w:val="0"/>
          <w:bCs w:val="0"/>
          <w:i w:val="0"/>
          <w:iCs w:val="0"/>
        </w:rPr>
        <w:br w:type="page"/>
      </w:r>
    </w:p>
    <w:p>
      <w:pPr>
        <w:pStyle w:val="Body"/>
        <w:keepNext w:val="1"/>
        <w:keepLines w:val="1"/>
        <w:spacing w:before="120" w:after="120"/>
        <w:rPr>
          <w:outline w:val="0"/>
          <w:color w:val="4472c4"/>
          <w:sz w:val="28"/>
          <w:szCs w:val="28"/>
          <w:u w:color="4472c4"/>
          <w14:textFill>
            <w14:solidFill>
              <w14:srgbClr w14:val="4472C4"/>
            </w14:solidFill>
          </w14:textFill>
        </w:rPr>
      </w:pPr>
      <w:r>
        <w:rPr>
          <w:outline w:val="0"/>
          <w:color w:val="4472c4"/>
          <w:sz w:val="28"/>
          <w:szCs w:val="28"/>
          <w:u w:color="4472c4"/>
          <w:rtl w:val="0"/>
          <w:lang w:val="en-US"/>
          <w14:textFill>
            <w14:solidFill>
              <w14:srgbClr w14:val="4472C4"/>
            </w14:solidFill>
          </w14:textFill>
        </w:rPr>
        <w:t>Table of Contents</w:t>
      </w:r>
    </w:p>
    <w:p>
      <w:pPr>
        <w:pStyle w:val="Body"/>
        <w:widowControl w:val="0"/>
        <w:tabs>
          <w:tab w:val="right" w:pos="9340" w:leader="dot"/>
        </w:tabs>
        <w:spacing w:before="60"/>
      </w:pPr>
      <w:r>
        <w:rPr>
          <w:outline w:val="0"/>
          <w:color w:val="4472c4"/>
          <w:sz w:val="28"/>
          <w:szCs w:val="28"/>
          <w:u w:color="4472c4"/>
          <w14:textFill>
            <w14:solidFill>
              <w14:srgbClr w14:val="4472C4"/>
            </w14:solidFill>
          </w14:textFill>
        </w:rPr>
        <w:fldChar w:fldCharType="begin" w:fldLock="0"/>
      </w:r>
      <w:r>
        <w:rPr>
          <w:outline w:val="0"/>
          <w:color w:val="4472c4"/>
          <w:sz w:val="28"/>
          <w:szCs w:val="28"/>
          <w:u w:color="4472c4"/>
          <w14:textFill>
            <w14:solidFill>
              <w14:srgbClr w14:val="4472C4"/>
            </w14:solidFill>
          </w14:textFill>
        </w:rPr>
        <w:instrText xml:space="preserve"> TOC \o 2-3 \t "heading 4, 4"</w:instrText>
      </w:r>
      <w:r>
        <w:rPr>
          <w:outline w:val="0"/>
          <w:color w:val="4472c4"/>
          <w:sz w:val="28"/>
          <w:szCs w:val="28"/>
          <w:u w:color="4472c4"/>
          <w14:textFill>
            <w14:solidFill>
              <w14:srgbClr w14:val="4472C4"/>
            </w14:solidFill>
          </w14:textFill>
        </w:rPr>
        <w:fldChar w:fldCharType="separate" w:fldLock="0"/>
      </w:r>
    </w:p>
    <w:p>
      <w:pPr>
        <w:pStyle w:val="TOC 2"/>
      </w:pPr>
      <w:r>
        <w:rPr>
          <w:rFonts w:cs="Arial Unicode MS" w:eastAsia="Arial Unicode MS"/>
          <w:rtl w:val="0"/>
        </w:rPr>
        <w:t>1. Product Overview</w:t>
        <w:tab/>
      </w:r>
      <w:r>
        <w:rPr/>
        <w:fldChar w:fldCharType="begin" w:fldLock="0"/>
      </w:r>
      <w:r>
        <w:instrText xml:space="preserve"> PAGEREF _Toc \h </w:instrText>
      </w:r>
      <w:r>
        <w:rPr/>
        <w:fldChar w:fldCharType="separate" w:fldLock="0"/>
      </w:r>
      <w:r>
        <w:rPr>
          <w:rFonts w:cs="Arial Unicode MS" w:eastAsia="Arial Unicode MS"/>
          <w:rtl w:val="0"/>
        </w:rPr>
        <w:t>4</w:t>
      </w:r>
      <w:r>
        <w:rPr/>
        <w:fldChar w:fldCharType="end" w:fldLock="0"/>
      </w:r>
    </w:p>
    <w:p>
      <w:pPr>
        <w:pStyle w:val="TOC 3"/>
      </w:pPr>
      <w:r>
        <w:rPr>
          <w:rFonts w:cs="Arial Unicode MS" w:eastAsia="Arial Unicode MS"/>
          <w:rtl w:val="0"/>
        </w:rPr>
        <w:t>New: Integration of tools into VA.gov</w:t>
        <w:tab/>
      </w:r>
      <w:r>
        <w:rPr/>
        <w:fldChar w:fldCharType="begin" w:fldLock="0"/>
      </w:r>
      <w:r>
        <w:instrText xml:space="preserve"> PAGEREF _Toc1 \h </w:instrText>
      </w:r>
      <w:r>
        <w:rPr/>
        <w:fldChar w:fldCharType="separate" w:fldLock="0"/>
      </w:r>
      <w:r>
        <w:rPr>
          <w:rFonts w:cs="Arial Unicode MS" w:eastAsia="Arial Unicode MS"/>
          <w:rtl w:val="0"/>
        </w:rPr>
        <w:t>5</w:t>
      </w:r>
      <w:r>
        <w:rPr/>
        <w:fldChar w:fldCharType="end" w:fldLock="0"/>
      </w:r>
    </w:p>
    <w:p>
      <w:pPr>
        <w:pStyle w:val="TOC 4"/>
      </w:pPr>
      <w:r>
        <w:rPr>
          <w:rFonts w:cs="Arial Unicode MS" w:eastAsia="Arial Unicode MS"/>
          <w:rtl w:val="0"/>
        </w:rPr>
        <w:t>Navigation element across the My HealtheVet-on-VA.gov portal</w:t>
        <w:tab/>
      </w:r>
      <w:r>
        <w:rPr/>
        <w:fldChar w:fldCharType="begin" w:fldLock="0"/>
      </w:r>
      <w:r>
        <w:instrText xml:space="preserve"> PAGEREF _Toc2 \h </w:instrText>
      </w:r>
      <w:r>
        <w:rPr/>
        <w:fldChar w:fldCharType="separate" w:fldLock="0"/>
      </w:r>
      <w:r>
        <w:rPr>
          <w:rFonts w:cs="Arial Unicode MS" w:eastAsia="Arial Unicode MS"/>
          <w:rtl w:val="0"/>
        </w:rPr>
        <w:t>7</w:t>
      </w:r>
      <w:r>
        <w:rPr/>
        <w:fldChar w:fldCharType="end" w:fldLock="0"/>
      </w:r>
    </w:p>
    <w:p>
      <w:pPr>
        <w:pStyle w:val="TOC 2"/>
      </w:pPr>
      <w:r>
        <w:rPr>
          <w:rFonts w:cs="Arial Unicode MS" w:eastAsia="Arial Unicode MS"/>
          <w:rtl w:val="0"/>
        </w:rPr>
        <w:t>2. User Access</w:t>
        <w:tab/>
      </w:r>
      <w:r>
        <w:rPr/>
        <w:fldChar w:fldCharType="begin" w:fldLock="0"/>
      </w:r>
      <w:r>
        <w:instrText xml:space="preserve"> PAGEREF _Toc3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Alert case: sign-in credential needs identity verification</w:t>
        <w:tab/>
      </w:r>
      <w:r>
        <w:rPr/>
        <w:fldChar w:fldCharType="begin" w:fldLock="0"/>
      </w:r>
      <w:r>
        <w:instrText xml:space="preserve"> PAGEREF _Toc4 \h </w:instrText>
      </w:r>
      <w:r>
        <w:rPr/>
        <w:fldChar w:fldCharType="separate" w:fldLock="0"/>
      </w:r>
      <w:r>
        <w:rPr>
          <w:rFonts w:cs="Arial Unicode MS" w:eastAsia="Arial Unicode MS"/>
          <w:rtl w:val="0"/>
        </w:rPr>
        <w:t>8</w:t>
      </w:r>
      <w:r>
        <w:rPr/>
        <w:fldChar w:fldCharType="end" w:fldLock="0"/>
      </w:r>
    </w:p>
    <w:p>
      <w:pPr>
        <w:pStyle w:val="TOC 3"/>
      </w:pPr>
      <w:r>
        <w:rPr>
          <w:rFonts w:cs="Arial Unicode MS" w:eastAsia="Arial Unicode MS"/>
          <w:rtl w:val="0"/>
        </w:rPr>
        <w:t>Alert case: no access to My HealtheVet</w:t>
        <w:tab/>
      </w:r>
      <w:r>
        <w:rPr/>
        <w:fldChar w:fldCharType="begin" w:fldLock="0"/>
      </w:r>
      <w:r>
        <w:instrText xml:space="preserve"> PAGEREF _Toc5 \h </w:instrText>
      </w:r>
      <w:r>
        <w:rPr/>
        <w:fldChar w:fldCharType="separate" w:fldLock="0"/>
      </w:r>
      <w:r>
        <w:rPr>
          <w:rFonts w:cs="Arial Unicode MS" w:eastAsia="Arial Unicode MS"/>
          <w:rtl w:val="0"/>
        </w:rPr>
        <w:t>9</w:t>
      </w:r>
      <w:r>
        <w:rPr/>
        <w:fldChar w:fldCharType="end" w:fldLock="0"/>
      </w:r>
    </w:p>
    <w:p>
      <w:pPr>
        <w:pStyle w:val="TOC 4"/>
      </w:pPr>
      <w:r>
        <w:rPr>
          <w:rFonts w:cs="Arial Unicode MS" w:eastAsia="Arial Unicode MS"/>
          <w:rtl w:val="0"/>
        </w:rPr>
        <w:t>If a user sees this yellow alert but believes it to be erroneous:</w:t>
        <w:tab/>
      </w:r>
      <w:r>
        <w:rPr/>
        <w:fldChar w:fldCharType="begin" w:fldLock="0"/>
      </w:r>
      <w:r>
        <w:instrText xml:space="preserve"> PAGEREF _Toc6 \h </w:instrText>
      </w:r>
      <w:r>
        <w:rPr/>
        <w:fldChar w:fldCharType="separate" w:fldLock="0"/>
      </w:r>
      <w:r>
        <w:rPr>
          <w:rFonts w:cs="Arial Unicode MS" w:eastAsia="Arial Unicode MS"/>
          <w:rtl w:val="0"/>
        </w:rPr>
        <w:t>9</w:t>
      </w:r>
      <w:r>
        <w:rPr/>
        <w:fldChar w:fldCharType="end" w:fldLock="0"/>
      </w:r>
    </w:p>
    <w:p>
      <w:pPr>
        <w:pStyle w:val="TOC 3"/>
      </w:pPr>
      <w:r>
        <w:rPr>
          <w:rFonts w:cs="Arial Unicode MS" w:eastAsia="Arial Unicode MS"/>
          <w:rtl w:val="0"/>
        </w:rPr>
        <w:t>Alert case: MHV User Account problem / API error (new, Dec 2024)</w:t>
        <w:tab/>
      </w:r>
      <w:r>
        <w:rPr/>
        <w:fldChar w:fldCharType="begin" w:fldLock="0"/>
      </w:r>
      <w:r>
        <w:instrText xml:space="preserve"> PAGEREF _Toc7 \h </w:instrText>
      </w:r>
      <w:r>
        <w:rPr/>
        <w:fldChar w:fldCharType="separate" w:fldLock="0"/>
      </w:r>
      <w:r>
        <w:rPr>
          <w:rFonts w:cs="Arial Unicode MS" w:eastAsia="Arial Unicode MS"/>
          <w:rtl w:val="0"/>
        </w:rPr>
        <w:t>9</w:t>
      </w:r>
      <w:r>
        <w:rPr/>
        <w:fldChar w:fldCharType="end" w:fldLock="0"/>
      </w:r>
    </w:p>
    <w:p>
      <w:pPr>
        <w:pStyle w:val="TOC 4"/>
      </w:pPr>
      <w:r>
        <w:rPr>
          <w:rFonts w:cs="Arial Unicode MS" w:eastAsia="Arial Unicode MS" w:hint="default"/>
          <w:rtl w:val="0"/>
        </w:rPr>
        <w:t>MHV Account Error displayed to user – Landing Page</w:t>
        <w:tab/>
      </w:r>
      <w:r>
        <w:rPr/>
        <w:fldChar w:fldCharType="begin" w:fldLock="0"/>
      </w:r>
      <w:r>
        <w:instrText xml:space="preserve"> PAGEREF _Toc8 \h </w:instrText>
      </w:r>
      <w:r>
        <w:rPr/>
        <w:fldChar w:fldCharType="separate" w:fldLock="0"/>
      </w:r>
      <w:r>
        <w:rPr>
          <w:rFonts w:cs="Arial Unicode MS" w:eastAsia="Arial Unicode MS"/>
          <w:rtl w:val="0"/>
        </w:rPr>
        <w:t>10</w:t>
      </w:r>
      <w:r>
        <w:rPr/>
        <w:fldChar w:fldCharType="end" w:fldLock="0"/>
      </w:r>
    </w:p>
    <w:p>
      <w:pPr>
        <w:pStyle w:val="TOC 4"/>
      </w:pPr>
      <w:r>
        <w:rPr>
          <w:rFonts w:cs="Arial Unicode MS" w:eastAsia="Arial Unicode MS"/>
          <w:rtl w:val="0"/>
        </w:rPr>
        <w:t>MHV Error codes</w:t>
        <w:tab/>
      </w:r>
      <w:r>
        <w:rPr/>
        <w:fldChar w:fldCharType="begin" w:fldLock="0"/>
      </w:r>
      <w:r>
        <w:instrText xml:space="preserve"> PAGEREF _Toc9 \h </w:instrText>
      </w:r>
      <w:r>
        <w:rPr/>
        <w:fldChar w:fldCharType="separate" w:fldLock="0"/>
      </w:r>
      <w:r>
        <w:rPr>
          <w:rFonts w:cs="Arial Unicode MS" w:eastAsia="Arial Unicode MS"/>
          <w:rtl w:val="0"/>
        </w:rPr>
        <w:t>10</w:t>
      </w:r>
      <w:r>
        <w:rPr/>
        <w:fldChar w:fldCharType="end" w:fldLock="0"/>
      </w:r>
    </w:p>
    <w:p>
      <w:pPr>
        <w:pStyle w:val="TOC 2"/>
      </w:pPr>
      <w:r>
        <w:rPr>
          <w:rFonts w:cs="Arial Unicode MS" w:eastAsia="Arial Unicode MS"/>
          <w:rtl w:val="0"/>
        </w:rPr>
        <w:t>3. Navigation and primary functionality</w:t>
        <w:tab/>
      </w:r>
      <w:r>
        <w:rPr/>
        <w:fldChar w:fldCharType="begin" w:fldLock="0"/>
      </w:r>
      <w:r>
        <w:instrText xml:space="preserve"> PAGEREF _Toc10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How users can reach the My HealtheVet Portal and Landing Page</w:t>
        <w:tab/>
      </w:r>
      <w:r>
        <w:rPr/>
        <w:fldChar w:fldCharType="begin" w:fldLock="0"/>
      </w:r>
      <w:r>
        <w:instrText xml:space="preserve"> PAGEREF _Toc11 \h </w:instrText>
      </w:r>
      <w:r>
        <w:rPr/>
        <w:fldChar w:fldCharType="separate" w:fldLock="0"/>
      </w:r>
      <w:r>
        <w:rPr>
          <w:rFonts w:cs="Arial Unicode MS" w:eastAsia="Arial Unicode MS"/>
          <w:rtl w:val="0"/>
        </w:rPr>
        <w:t>11</w:t>
      </w:r>
      <w:r>
        <w:rPr/>
        <w:fldChar w:fldCharType="end" w:fldLock="0"/>
      </w:r>
    </w:p>
    <w:p>
      <w:pPr>
        <w:pStyle w:val="TOC 4"/>
      </w:pPr>
      <w:r>
        <w:rPr>
          <w:rFonts w:cs="Arial Unicode MS" w:eastAsia="Arial Unicode MS"/>
          <w:rtl w:val="0"/>
        </w:rPr>
        <w:t>Starting from VA.gov</w:t>
        <w:tab/>
      </w:r>
      <w:r>
        <w:rPr/>
        <w:fldChar w:fldCharType="begin" w:fldLock="0"/>
      </w:r>
      <w:r>
        <w:instrText xml:space="preserve"> PAGEREF _Toc12 \h </w:instrText>
      </w:r>
      <w:r>
        <w:rPr/>
        <w:fldChar w:fldCharType="separate" w:fldLock="0"/>
      </w:r>
      <w:r>
        <w:rPr>
          <w:rFonts w:cs="Arial Unicode MS" w:eastAsia="Arial Unicode MS"/>
          <w:rtl w:val="0"/>
        </w:rPr>
        <w:t>11</w:t>
      </w:r>
      <w:r>
        <w:rPr/>
        <w:fldChar w:fldCharType="end" w:fldLock="0"/>
      </w:r>
    </w:p>
    <w:p>
      <w:pPr>
        <w:pStyle w:val="TOC 3"/>
      </w:pPr>
      <w:r>
        <w:rPr>
          <w:rFonts w:cs="Arial Unicode MS" w:eastAsia="Arial Unicode MS"/>
          <w:rtl w:val="0"/>
        </w:rPr>
        <w:t>My HealtheVet secondary navigation</w:t>
        <w:tab/>
      </w:r>
      <w:r>
        <w:rPr/>
        <w:fldChar w:fldCharType="begin" w:fldLock="0"/>
      </w:r>
      <w:r>
        <w:instrText xml:space="preserve"> PAGEREF _Toc13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Getting back to the previous version of My HealtheVet</w:t>
        <w:tab/>
      </w:r>
      <w:r>
        <w:rPr/>
        <w:fldChar w:fldCharType="begin" w:fldLock="0"/>
      </w:r>
      <w:r>
        <w:instrText xml:space="preserve"> PAGEREF _Toc14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Links within landing page</w:t>
        <w:tab/>
      </w:r>
      <w:r>
        <w:rPr/>
        <w:fldChar w:fldCharType="begin" w:fldLock="0"/>
      </w:r>
      <w:r>
        <w:instrText xml:space="preserve"> PAGEREF _Toc15 \h </w:instrText>
      </w:r>
      <w:r>
        <w:rPr/>
        <w:fldChar w:fldCharType="separate" w:fldLock="0"/>
      </w:r>
      <w:r>
        <w:rPr>
          <w:rFonts w:cs="Arial Unicode MS" w:eastAsia="Arial Unicode MS"/>
          <w:rtl w:val="0"/>
        </w:rPr>
        <w:t>15</w:t>
      </w:r>
      <w:r>
        <w:rPr/>
        <w:fldChar w:fldCharType="end" w:fldLock="0"/>
      </w:r>
    </w:p>
    <w:p>
      <w:pPr>
        <w:pStyle w:val="TOC 2"/>
      </w:pPr>
      <w:r>
        <w:rPr>
          <w:rFonts w:cs="Arial Unicode MS" w:eastAsia="Arial Unicode MS"/>
          <w:rtl w:val="0"/>
        </w:rPr>
        <w:t>4. Common issues and error messages</w:t>
        <w:tab/>
      </w:r>
      <w:r>
        <w:rPr/>
        <w:fldChar w:fldCharType="begin" w:fldLock="0"/>
      </w:r>
      <w:r>
        <w:instrText xml:space="preserve"> PAGEREF _Toc16 \h </w:instrText>
      </w:r>
      <w:r>
        <w:rPr/>
        <w:fldChar w:fldCharType="separate" w:fldLock="0"/>
      </w:r>
      <w:r>
        <w:rPr>
          <w:rFonts w:cs="Arial Unicode MS" w:eastAsia="Arial Unicode MS"/>
          <w:rtl w:val="0"/>
        </w:rPr>
        <w:t>15</w:t>
      </w:r>
      <w:r>
        <w:rPr/>
        <w:fldChar w:fldCharType="end" w:fldLock="0"/>
      </w:r>
    </w:p>
    <w:p>
      <w:pPr>
        <w:widowControl w:val="0"/>
        <w:tabs>
          <w:tab w:val="right" w:pos="9340" w:leader="dot"/>
        </w:tabs>
        <w:spacing w:before="60"/>
        <w:rPr>
          <w:rFonts w:ascii="Arial" w:cs="Arial" w:hAnsi="Arial" w:eastAsia="Arial"/>
          <w:b w:val="1"/>
          <w:bCs w:val="1"/>
        </w:rPr>
      </w:pPr>
      <w:r>
        <w:rPr>
          <w:outline w:val="0"/>
          <w:color w:val="4472c4"/>
          <w:sz w:val="28"/>
          <w:szCs w:val="28"/>
          <w:u w:color="4472c4"/>
          <w14:textFill>
            <w14:solidFill>
              <w14:srgbClr w14:val="4472C4"/>
            </w14:solidFill>
          </w14:textFill>
        </w:rPr>
        <w:fldChar w:fldCharType="end" w:fldLock="0"/>
      </w:r>
    </w:p>
    <w:p>
      <w:pPr>
        <w:pStyle w:val="Body"/>
      </w:pPr>
      <w:r>
        <w:rPr>
          <w:rFonts w:ascii="Arial Unicode MS" w:cs="Arial Unicode MS" w:hAnsi="Arial Unicode MS" w:eastAsia="Arial Unicode MS"/>
          <w:b w:val="0"/>
          <w:bCs w:val="0"/>
          <w:i w:val="0"/>
          <w:iCs w:val="0"/>
        </w:rPr>
        <w:br w:type="page"/>
      </w:r>
    </w:p>
    <w:p>
      <w:pPr>
        <w:pStyle w:val="Heading 2"/>
      </w:pPr>
      <w:bookmarkStart w:name="_Toc" w:id="2"/>
      <w:bookmarkStart w:name="bookmarkid.30j0zll" w:id="3"/>
      <w:bookmarkEnd w:id="3"/>
      <w:r>
        <w:rPr>
          <w:rFonts w:cs="Arial Unicode MS" w:eastAsia="Arial Unicode MS"/>
          <w:rtl w:val="0"/>
        </w:rPr>
        <w:t>1</w:t>
      </w:r>
      <w:r>
        <w:rPr>
          <w:rFonts w:cs="Arial Unicode MS" w:eastAsia="Arial Unicode MS"/>
          <w:rtl w:val="0"/>
          <w:lang w:val="en-US"/>
        </w:rPr>
        <w:t>. Product Overview</w:t>
      </w:r>
      <w:bookmarkEnd w:id="2"/>
    </w:p>
    <w:p>
      <w:pPr>
        <w:pStyle w:val="Body"/>
      </w:pPr>
      <w:r>
        <w:rPr>
          <w:rtl w:val="0"/>
          <w:lang w:val="en-US"/>
        </w:rPr>
        <w:t>The My HealtheVet-on-VA.gov landing page serves as a front door to VA.gov</w:t>
      </w:r>
      <w:r>
        <w:rPr>
          <w:rtl w:val="1"/>
        </w:rPr>
        <w:t>’</w:t>
      </w:r>
      <w:r>
        <w:rPr>
          <w:rtl w:val="0"/>
          <w:lang w:val="en-US"/>
        </w:rPr>
        <w:t>s health-related applications. At the launch of the landing page in March of 2023, many of the health tools it linked to were still located on the My HealtheVet National portal website (secure messaging, medications, and medical records). Only the Appointments tool was located on VA.gov at that time.</w:t>
      </w:r>
    </w:p>
    <w:p>
      <w:pPr>
        <w:pStyle w:val="Body"/>
        <w:rPr>
          <w:rStyle w:val="None"/>
          <w:outline w:val="0"/>
          <w:color w:val="cc0000"/>
          <w:u w:color="cc0000"/>
          <w14:textFill>
            <w14:solidFill>
              <w14:srgbClr w14:val="CC0000"/>
            </w14:solidFill>
          </w14:textFill>
        </w:rPr>
      </w:pPr>
      <w:r>
        <w:rPr>
          <w:rtl w:val="0"/>
          <w:lang w:val="en-US"/>
        </w:rPr>
        <w:t>In Veteran-facing content within the My HealtheVet-on-VA.gov portal,</w:t>
      </w:r>
      <w:r>
        <w:rPr>
          <w:b w:val="1"/>
          <w:bCs w:val="1"/>
          <w:rtl w:val="0"/>
          <w:lang w:val="en-US"/>
        </w:rPr>
        <w:t xml:space="preserve"> the My HealtheVet National Portal website is referred to as </w:t>
      </w:r>
      <w:r>
        <w:rPr>
          <w:b w:val="1"/>
          <w:bCs w:val="1"/>
          <w:rtl w:val="1"/>
          <w:lang w:val="ar-SA" w:bidi="ar-SA"/>
        </w:rPr>
        <w:t>“</w:t>
      </w:r>
      <w:r>
        <w:rPr>
          <w:b w:val="1"/>
          <w:bCs w:val="1"/>
          <w:rtl w:val="0"/>
          <w:lang w:val="en-US"/>
        </w:rPr>
        <w:t>the previous version of My HealtheVet.</w:t>
      </w:r>
      <w:r>
        <w:rPr>
          <w:b w:val="1"/>
          <w:bCs w:val="1"/>
          <w:rtl w:val="0"/>
        </w:rPr>
        <w:t>”</w:t>
      </w:r>
      <w:r>
        <w:rPr>
          <w:rtl w:val="0"/>
          <w:lang w:val="en-US"/>
        </w:rPr>
        <w:t xml:space="preserve"> (Its URL is </w:t>
      </w:r>
      <w:r>
        <w:rPr>
          <w:rStyle w:val="Hyperlink.0"/>
        </w:rPr>
        <w:fldChar w:fldCharType="begin" w:fldLock="0"/>
      </w:r>
      <w:r>
        <w:rPr>
          <w:rStyle w:val="Hyperlink.0"/>
        </w:rPr>
        <w:instrText xml:space="preserve"> HYPERLINK "http://myhealth.va.gov"</w:instrText>
      </w:r>
      <w:r>
        <w:rPr>
          <w:rStyle w:val="Hyperlink.0"/>
        </w:rPr>
        <w:fldChar w:fldCharType="separate" w:fldLock="0"/>
      </w:r>
      <w:r>
        <w:rPr>
          <w:rStyle w:val="Hyperlink.0"/>
          <w:rtl w:val="0"/>
          <w:lang w:val="en-US"/>
        </w:rPr>
        <w:t>myhealth.va.gov</w:t>
      </w:r>
      <w:r>
        <w:rPr/>
        <w:fldChar w:fldCharType="end" w:fldLock="0"/>
      </w:r>
      <w:r>
        <w:rPr>
          <w:rStyle w:val="None"/>
          <w:rtl w:val="0"/>
        </w:rPr>
        <w:t>.)</w:t>
      </w:r>
    </w:p>
    <w:p>
      <w:pPr>
        <w:pStyle w:val="Body"/>
        <w:keepNext w:val="1"/>
      </w:pPr>
      <w:r>
        <w:rPr>
          <w:rStyle w:val="None"/>
        </w:rPr>
        <w:drawing xmlns:a="http://schemas.openxmlformats.org/drawingml/2006/main">
          <wp:inline distT="0" distB="0" distL="0" distR="0">
            <wp:extent cx="3857171" cy="5685730"/>
            <wp:effectExtent l="0" t="0" r="0" b="0"/>
            <wp:docPr id="1073741826" name="officeArt object" descr="A screenshot of a medical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medical applicationDescription automatically generated" descr="A screenshot of a medical applicationDescription automatically generated"/>
                    <pic:cNvPicPr>
                      <a:picLocks noChangeAspect="1"/>
                    </pic:cNvPicPr>
                  </pic:nvPicPr>
                  <pic:blipFill>
                    <a:blip r:embed="rId5">
                      <a:extLst/>
                    </a:blip>
                    <a:stretch>
                      <a:fillRect/>
                    </a:stretch>
                  </pic:blipFill>
                  <pic:spPr>
                    <a:xfrm>
                      <a:off x="0" y="0"/>
                      <a:ext cx="3857171" cy="5685730"/>
                    </a:xfrm>
                    <a:prstGeom prst="rect">
                      <a:avLst/>
                    </a:prstGeom>
                    <a:ln w="9525" cap="flat">
                      <a:solidFill>
                        <a:schemeClr val="accent1"/>
                      </a:solidFill>
                      <a:prstDash val="solid"/>
                      <a:round/>
                    </a:ln>
                    <a:effectLst/>
                  </pic:spPr>
                </pic:pic>
              </a:graphicData>
            </a:graphic>
          </wp:inline>
        </w:drawing>
      </w:r>
    </w:p>
    <w:p>
      <w:pPr>
        <w:pStyle w:val="caption"/>
      </w:pPr>
      <w:r>
        <w:rPr>
          <w:rStyle w:val="None"/>
          <w:rtl w:val="0"/>
          <w:lang w:val="en-US"/>
        </w:rPr>
        <w:t>Figure 1. Screenshot of My HealtheVet-on-VA.gov Landing Page when Medical Records goes live on VA.gov, mid-Dec 2024.</w:t>
      </w:r>
    </w:p>
    <w:p>
      <w:pPr>
        <w:pStyle w:val="Heading 3"/>
      </w:pPr>
      <w:bookmarkStart w:name="_Toc1" w:id="4"/>
      <w:r>
        <w:rPr>
          <w:rStyle w:val="None"/>
          <w:rFonts w:cs="Arial Unicode MS" w:eastAsia="Arial Unicode MS"/>
          <w:rtl w:val="0"/>
          <w:lang w:val="en-US"/>
        </w:rPr>
        <w:t>New: Integration of tools into VA.gov</w:t>
      </w:r>
      <w:bookmarkEnd w:id="4"/>
    </w:p>
    <w:p>
      <w:pPr>
        <w:pStyle w:val="Body"/>
        <w:rPr>
          <w:rStyle w:val="None"/>
        </w:rPr>
      </w:pPr>
      <w:r>
        <w:rPr>
          <w:rStyle w:val="None"/>
          <w:rtl w:val="0"/>
          <w:lang w:val="en-US"/>
        </w:rPr>
        <w:t>In early June 2024, the My HealtheVet-on-VA.gov portal became a more self-contained, health portal-like experience. Mid-December 2024, when Medical Records goes live on VA.gov, all four main health tools will be available on VA.gov:</w:t>
      </w:r>
    </w:p>
    <w:p>
      <w:pPr>
        <w:pStyle w:val="Body"/>
        <w:numPr>
          <w:ilvl w:val="0"/>
          <w:numId w:val="2"/>
        </w:numPr>
        <w:rPr>
          <w:lang w:val="en-US"/>
        </w:rPr>
      </w:pPr>
      <w:r>
        <w:rPr>
          <w:rStyle w:val="None"/>
          <w:rtl w:val="0"/>
          <w:lang w:val="en-US"/>
        </w:rPr>
        <w:t>Appointments</w:t>
      </w:r>
    </w:p>
    <w:p>
      <w:pPr>
        <w:pStyle w:val="Body"/>
        <w:numPr>
          <w:ilvl w:val="0"/>
          <w:numId w:val="2"/>
        </w:numPr>
        <w:rPr>
          <w:lang w:val="it-IT"/>
        </w:rPr>
      </w:pPr>
      <w:r>
        <w:rPr>
          <w:rStyle w:val="None"/>
          <w:rtl w:val="0"/>
          <w:lang w:val="it-IT"/>
        </w:rPr>
        <w:t>Secure messaging</w:t>
      </w:r>
    </w:p>
    <w:p>
      <w:pPr>
        <w:pStyle w:val="Body"/>
        <w:numPr>
          <w:ilvl w:val="0"/>
          <w:numId w:val="2"/>
        </w:numPr>
        <w:rPr>
          <w:lang w:val="en-US"/>
        </w:rPr>
      </w:pPr>
      <w:r>
        <w:rPr>
          <w:rStyle w:val="None"/>
          <w:rtl w:val="0"/>
          <w:lang w:val="en-US"/>
        </w:rPr>
        <w:t>Medications</w:t>
      </w:r>
    </w:p>
    <w:p>
      <w:pPr>
        <w:pStyle w:val="Body"/>
        <w:numPr>
          <w:ilvl w:val="0"/>
          <w:numId w:val="2"/>
        </w:numPr>
        <w:rPr>
          <w:lang w:val="en-US"/>
        </w:rPr>
      </w:pPr>
      <w:r>
        <w:rPr>
          <w:rStyle w:val="None"/>
          <w:rtl w:val="0"/>
          <w:lang w:val="en-US"/>
        </w:rPr>
        <w:t>Medical Records</w:t>
      </w:r>
    </w:p>
    <w:p>
      <w:pPr>
        <w:pStyle w:val="Body"/>
        <w:rPr>
          <w:rStyle w:val="None"/>
          <w:outline w:val="0"/>
          <w:color w:val="cc0000"/>
          <w:u w:color="cc0000"/>
          <w14:textFill>
            <w14:solidFill>
              <w14:srgbClr w14:val="CC0000"/>
            </w14:solidFill>
          </w14:textFill>
        </w:rPr>
      </w:pPr>
      <w:r>
        <w:rPr>
          <w:rStyle w:val="None"/>
          <w:b w:val="1"/>
          <w:bCs w:val="1"/>
          <w:rtl w:val="0"/>
          <w:lang w:val="en-US"/>
        </w:rPr>
        <w:t xml:space="preserve">Note the </w:t>
      </w:r>
      <w:r>
        <w:rPr>
          <w:rStyle w:val="None"/>
          <w:b w:val="1"/>
          <w:bCs w:val="1"/>
          <w:rtl w:val="1"/>
          <w:lang w:val="ar-SA" w:bidi="ar-SA"/>
        </w:rPr>
        <w:t>“</w:t>
      </w:r>
      <w:r>
        <w:rPr>
          <w:rStyle w:val="None"/>
          <w:b w:val="1"/>
          <w:bCs w:val="1"/>
          <w:rtl w:val="0"/>
          <w:lang w:val="de-DE"/>
        </w:rPr>
        <w:t>NEW</w:t>
      </w:r>
      <w:r>
        <w:rPr>
          <w:rStyle w:val="None"/>
          <w:b w:val="1"/>
          <w:bCs w:val="1"/>
          <w:rtl w:val="0"/>
        </w:rPr>
        <w:t xml:space="preserve">” </w:t>
      </w:r>
      <w:r>
        <w:rPr>
          <w:rStyle w:val="None"/>
          <w:b w:val="1"/>
          <w:bCs w:val="1"/>
          <w:rtl w:val="0"/>
          <w:lang w:val="en-US"/>
        </w:rPr>
        <w:t>tag at the top of the Landing Page.</w:t>
      </w:r>
      <w:r>
        <w:rPr>
          <w:rStyle w:val="None"/>
          <w:rtl w:val="0"/>
          <w:lang w:val="en-US"/>
        </w:rPr>
        <w:t xml:space="preserve"> This has been added to the H1 header of the Landing Page and also to the top-level pages of the Secure Messaging, Medications, and Medical Records tools. (It has not been added to the Appointments tool, which has been live on VA.gov for a few years.) When you receive calls with inquiries about My HealtheVet tools, this may be a useful indicator to confirm that the caller is on the new VA.gov version of a tool.</w:t>
      </w:r>
    </w:p>
    <w:p>
      <w:pPr>
        <w:pStyle w:val="Body"/>
        <w:keepNext w:val="1"/>
      </w:pPr>
      <w:r>
        <w:rPr>
          <w:rStyle w:val="None"/>
        </w:rPr>
        <w:drawing xmlns:a="http://schemas.openxmlformats.org/drawingml/2006/main">
          <wp:inline distT="0" distB="0" distL="0" distR="0">
            <wp:extent cx="3416300" cy="1608275"/>
            <wp:effectExtent l="0" t="0" r="0" b="0"/>
            <wp:docPr id="1073741827" name="officeArt object" descr="image7.png"/>
            <wp:cNvGraphicFramePr/>
            <a:graphic xmlns:a="http://schemas.openxmlformats.org/drawingml/2006/main">
              <a:graphicData uri="http://schemas.openxmlformats.org/drawingml/2006/picture">
                <pic:pic xmlns:pic="http://schemas.openxmlformats.org/drawingml/2006/picture">
                  <pic:nvPicPr>
                    <pic:cNvPr id="1073741827" name="image7.png" descr="image7.png"/>
                    <pic:cNvPicPr>
                      <a:picLocks noChangeAspect="1"/>
                    </pic:cNvPicPr>
                  </pic:nvPicPr>
                  <pic:blipFill>
                    <a:blip r:embed="rId6">
                      <a:extLst/>
                    </a:blip>
                    <a:srcRect l="0" t="19518" r="42512" b="32688"/>
                    <a:stretch>
                      <a:fillRect/>
                    </a:stretch>
                  </pic:blipFill>
                  <pic:spPr>
                    <a:xfrm>
                      <a:off x="0" y="0"/>
                      <a:ext cx="3416300" cy="1608275"/>
                    </a:xfrm>
                    <a:prstGeom prst="rect">
                      <a:avLst/>
                    </a:prstGeom>
                    <a:ln w="12700"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2. "NEW" tag on main header</w:t>
      </w:r>
    </w:p>
    <w:p>
      <w:pPr>
        <w:pStyle w:val="Body"/>
      </w:pPr>
      <w:r>
        <w:rPr>
          <w:rStyle w:val="None"/>
          <w:rFonts w:ascii="Arial Unicode MS" w:cs="Arial Unicode MS" w:hAnsi="Arial Unicode MS" w:eastAsia="Arial Unicode MS"/>
          <w:b w:val="0"/>
          <w:bCs w:val="0"/>
          <w:i w:val="0"/>
          <w:iCs w:val="0"/>
        </w:rPr>
        <w:br w:type="page"/>
      </w:r>
    </w:p>
    <w:p>
      <w:pPr>
        <w:pStyle w:val="heading 4"/>
      </w:pPr>
      <w:bookmarkStart w:name="_Toc2" w:id="5"/>
      <w:r>
        <w:rPr>
          <w:rStyle w:val="None"/>
          <w:rFonts w:cs="Arial Unicode MS" w:eastAsia="Arial Unicode MS"/>
          <w:rtl w:val="0"/>
          <w:lang w:val="en-US"/>
        </w:rPr>
        <w:t>Navigation element across the My HealtheVet-on-VA.gov portal</w:t>
      </w:r>
      <w:bookmarkEnd w:id="5"/>
    </w:p>
    <w:p>
      <w:pPr>
        <w:pStyle w:val="Body"/>
        <w:rPr>
          <w:rStyle w:val="None"/>
          <w:outline w:val="0"/>
          <w:color w:val="cc0000"/>
          <w:u w:color="cc0000"/>
          <w14:textFill>
            <w14:solidFill>
              <w14:srgbClr w14:val="CC0000"/>
            </w14:solidFill>
          </w14:textFill>
        </w:rPr>
      </w:pPr>
      <w:r>
        <w:rPr>
          <w:rStyle w:val="None"/>
          <w:rtl w:val="0"/>
          <w:lang w:val="en-US"/>
        </w:rPr>
        <w:t>The new My HealtheVet navigation bar is present on every page within the My HealtheVet-on-VA.gov portal, on both desktop and mobile devices. The navigation bar links to four tools - Appointments, Messages, Medications, and Medical records - as well as to the My HealtheVet landing page.</w:t>
      </w:r>
    </w:p>
    <w:p>
      <w:pPr>
        <w:pStyle w:val="Body"/>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4458547" cy="1665516"/>
            <wp:effectExtent l="0" t="0" r="0" b="0"/>
            <wp:docPr id="1073741828" name="officeArt object" descr="image2.png"/>
            <wp:cNvGraphicFramePr/>
            <a:graphic xmlns:a="http://schemas.openxmlformats.org/drawingml/2006/main">
              <a:graphicData uri="http://schemas.openxmlformats.org/drawingml/2006/picture">
                <pic:pic xmlns:pic="http://schemas.openxmlformats.org/drawingml/2006/picture">
                  <pic:nvPicPr>
                    <pic:cNvPr id="1073741828" name="image2.png" descr="image2.png"/>
                    <pic:cNvPicPr>
                      <a:picLocks noChangeAspect="1"/>
                    </pic:cNvPicPr>
                  </pic:nvPicPr>
                  <pic:blipFill>
                    <a:blip r:embed="rId7">
                      <a:extLst/>
                    </a:blip>
                    <a:srcRect l="0" t="0" r="0" b="27034"/>
                    <a:stretch>
                      <a:fillRect/>
                    </a:stretch>
                  </pic:blipFill>
                  <pic:spPr>
                    <a:xfrm>
                      <a:off x="0" y="0"/>
                      <a:ext cx="4458547" cy="1665516"/>
                    </a:xfrm>
                    <a:prstGeom prst="rect">
                      <a:avLst/>
                    </a:prstGeom>
                    <a:ln w="12700" cap="flat">
                      <a:solidFill>
                        <a:srgbClr val="000000"/>
                      </a:solidFill>
                      <a:prstDash val="solid"/>
                      <a:round/>
                    </a:ln>
                    <a:effectLst/>
                  </pic:spPr>
                </pic:pic>
              </a:graphicData>
            </a:graphic>
          </wp:inline>
        </w:drawing>
      </w:r>
    </w:p>
    <w:p>
      <w:pPr>
        <w:pStyle w:val="caption"/>
      </w:pPr>
      <w:r>
        <w:rPr>
          <w:rStyle w:val="None"/>
          <w:rtl w:val="0"/>
          <w:lang w:val="en-US"/>
        </w:rPr>
        <w:t xml:space="preserve">Figure 3. </w:t>
      </w:r>
      <w:bookmarkStart w:name="_Hlk184303264" w:id="6"/>
      <w:r>
        <w:rPr>
          <w:rStyle w:val="None"/>
          <w:rtl w:val="0"/>
          <w:lang w:val="en-US"/>
        </w:rPr>
        <w:t>New MHV navigation element (desktop)</w:t>
      </w:r>
      <w:bookmarkEnd w:id="6"/>
    </w:p>
    <w:p>
      <w:pPr>
        <w:pStyle w:val="Body"/>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2363107" cy="2978354"/>
            <wp:effectExtent l="0" t="0" r="0" b="0"/>
            <wp:docPr id="1073741829" name="officeArt object" descr="image6.png"/>
            <wp:cNvGraphicFramePr/>
            <a:graphic xmlns:a="http://schemas.openxmlformats.org/drawingml/2006/main">
              <a:graphicData uri="http://schemas.openxmlformats.org/drawingml/2006/picture">
                <pic:pic xmlns:pic="http://schemas.openxmlformats.org/drawingml/2006/picture">
                  <pic:nvPicPr>
                    <pic:cNvPr id="1073741829" name="image6.png" descr="image6.png"/>
                    <pic:cNvPicPr>
                      <a:picLocks noChangeAspect="1"/>
                    </pic:cNvPicPr>
                  </pic:nvPicPr>
                  <pic:blipFill>
                    <a:blip r:embed="rId8">
                      <a:extLst/>
                    </a:blip>
                    <a:stretch>
                      <a:fillRect/>
                    </a:stretch>
                  </pic:blipFill>
                  <pic:spPr>
                    <a:xfrm>
                      <a:off x="0" y="0"/>
                      <a:ext cx="2363107" cy="2978354"/>
                    </a:xfrm>
                    <a:prstGeom prst="rect">
                      <a:avLst/>
                    </a:prstGeom>
                    <a:ln w="12700" cap="flat">
                      <a:solidFill>
                        <a:srgbClr val="000000"/>
                      </a:solidFill>
                      <a:prstDash val="solid"/>
                      <a:round/>
                    </a:ln>
                    <a:effectLst/>
                  </pic:spPr>
                </pic:pic>
              </a:graphicData>
            </a:graphic>
          </wp:inline>
        </w:drawing>
      </w:r>
    </w:p>
    <w:p>
      <w:pPr>
        <w:pStyle w:val="caption"/>
      </w:pPr>
      <w:r>
        <w:rPr>
          <w:rStyle w:val="None"/>
          <w:rtl w:val="0"/>
          <w:lang w:val="en-US"/>
        </w:rPr>
        <w:t>Figure 4. New MHV navigation element (mobile)</w:t>
      </w:r>
    </w:p>
    <w:p>
      <w:pPr>
        <w:pStyle w:val="Heading 2"/>
        <w:rPr>
          <w:rStyle w:val="None"/>
        </w:rPr>
      </w:pPr>
      <w:bookmarkStart w:name="_Toc3" w:id="7"/>
      <w:bookmarkStart w:name="bookmarkid.3znysh7" w:id="8"/>
      <w:bookmarkEnd w:id="8"/>
      <w:r>
        <w:rPr>
          <w:rStyle w:val="None"/>
          <w:rFonts w:cs="Arial Unicode MS" w:eastAsia="Arial Unicode MS"/>
          <w:rtl w:val="0"/>
        </w:rPr>
        <w:t>2</w:t>
      </w:r>
      <w:r>
        <w:rPr>
          <w:rStyle w:val="None"/>
          <w:rFonts w:cs="Arial Unicode MS" w:eastAsia="Arial Unicode MS"/>
          <w:rtl w:val="0"/>
          <w:lang w:val="en-US"/>
        </w:rPr>
        <w:t>. User Access</w:t>
      </w:r>
      <w:bookmarkEnd w:id="7"/>
    </w:p>
    <w:p>
      <w:pPr>
        <w:pStyle w:val="Body"/>
      </w:pPr>
      <w:r>
        <w:rPr>
          <w:rStyle w:val="None"/>
          <w:rtl w:val="0"/>
          <w:lang w:val="en-US"/>
        </w:rPr>
        <w:t>For a user to view the complete My HealtheVet-on-VA.gov Landing Page (including links to health tools as described in this document), they must meet the following criteria:</w:t>
      </w:r>
    </w:p>
    <w:p>
      <w:pPr>
        <w:pStyle w:val="Body"/>
        <w:numPr>
          <w:ilvl w:val="0"/>
          <w:numId w:val="4"/>
        </w:numPr>
        <w:rPr>
          <w:lang w:val="en-US"/>
        </w:rPr>
      </w:pPr>
      <w:r>
        <w:rPr>
          <w:rStyle w:val="None"/>
          <w:rtl w:val="0"/>
          <w:lang w:val="en-US"/>
        </w:rPr>
        <w:t xml:space="preserve">Signed into VA.gov with an identity-verified credential issued by either </w:t>
      </w:r>
      <w:r>
        <w:rPr>
          <w:rStyle w:val="None"/>
          <w:b w:val="1"/>
          <w:bCs w:val="1"/>
          <w:rtl w:val="0"/>
        </w:rPr>
        <w:t>Login.gov</w:t>
      </w:r>
      <w:r>
        <w:rPr>
          <w:rStyle w:val="None"/>
          <w:rtl w:val="0"/>
          <w:lang w:val="en-US"/>
        </w:rPr>
        <w:t xml:space="preserve"> or </w:t>
      </w:r>
      <w:r>
        <w:rPr>
          <w:rStyle w:val="None"/>
          <w:b w:val="1"/>
          <w:bCs w:val="1"/>
          <w:rtl w:val="0"/>
        </w:rPr>
        <w:t>ID.me</w:t>
      </w:r>
      <w:r>
        <w:rPr>
          <w:rStyle w:val="None"/>
          <w:rtl w:val="0"/>
          <w:lang w:val="en-US"/>
        </w:rPr>
        <w:t>. (The MHV sign-in credential is omitted here since it will be turned off on Feb 1, 2025.)</w:t>
      </w:r>
    </w:p>
    <w:p>
      <w:pPr>
        <w:pStyle w:val="Body"/>
        <w:numPr>
          <w:ilvl w:val="0"/>
          <w:numId w:val="4"/>
        </w:numPr>
        <w:rPr>
          <w:lang w:val="en-US"/>
        </w:rPr>
      </w:pPr>
      <w:r>
        <w:rPr>
          <w:rStyle w:val="None"/>
          <w:rtl w:val="0"/>
          <w:lang w:val="en-US"/>
        </w:rPr>
        <w:t>Previously registered at a VA facility</w:t>
      </w:r>
    </w:p>
    <w:p>
      <w:pPr>
        <w:pStyle w:val="Body"/>
        <w:numPr>
          <w:ilvl w:val="0"/>
          <w:numId w:val="4"/>
        </w:numPr>
        <w:rPr>
          <w:lang w:val="en-US"/>
        </w:rPr>
      </w:pPr>
      <w:r>
        <w:rPr>
          <w:rStyle w:val="None"/>
          <w:rtl w:val="0"/>
          <w:lang w:val="en-US"/>
        </w:rPr>
        <w:t>Their MHV UUID was successfully retrieved by VA.gov from the MHV back-end (a.k.a. the MHV Acct Creation API, new as of mid-December 2024)</w:t>
      </w:r>
    </w:p>
    <w:p>
      <w:pPr>
        <w:pStyle w:val="Body"/>
        <w:rPr>
          <w:rStyle w:val="None"/>
          <w:b w:val="1"/>
          <w:bCs w:val="1"/>
          <w:i w:val="1"/>
          <w:iCs w:val="1"/>
        </w:rPr>
      </w:pPr>
      <w:r>
        <w:rPr>
          <w:rStyle w:val="None"/>
          <w:b w:val="1"/>
          <w:bCs w:val="1"/>
          <w:i w:val="1"/>
          <w:iCs w:val="1"/>
          <w:rtl w:val="0"/>
          <w:lang w:val="en-US"/>
        </w:rPr>
        <w:t>If these conditions aren</w:t>
      </w:r>
      <w:r>
        <w:rPr>
          <w:rStyle w:val="None"/>
          <w:b w:val="1"/>
          <w:bCs w:val="1"/>
          <w:i w:val="1"/>
          <w:iCs w:val="1"/>
          <w:rtl w:val="1"/>
        </w:rPr>
        <w:t>’</w:t>
      </w:r>
      <w:r>
        <w:rPr>
          <w:rStyle w:val="None"/>
          <w:b w:val="1"/>
          <w:bCs w:val="1"/>
          <w:i w:val="1"/>
          <w:iCs w:val="1"/>
          <w:rtl w:val="0"/>
          <w:lang w:val="en-US"/>
        </w:rPr>
        <w:t>t met, the alerts below will display and some or all links on the Landing Page will be hidden.</w:t>
      </w:r>
    </w:p>
    <w:p>
      <w:pPr>
        <w:pStyle w:val="Heading 3"/>
      </w:pPr>
      <w:bookmarkStart w:name="_Toc4" w:id="9"/>
      <w:r>
        <w:rPr>
          <w:rStyle w:val="None"/>
          <w:rFonts w:cs="Arial Unicode MS" w:eastAsia="Arial Unicode MS"/>
          <w:rtl w:val="0"/>
          <w:lang w:val="en-US"/>
        </w:rPr>
        <w:t>Alert case: sign-in credential needs identity verification</w:t>
      </w:r>
      <w:bookmarkEnd w:id="9"/>
    </w:p>
    <w:p>
      <w:pPr>
        <w:pStyle w:val="Body"/>
      </w:pPr>
      <w:r>
        <w:rPr>
          <w:rStyle w:val="None"/>
          <w:rtl w:val="0"/>
          <w:lang w:val="en-US"/>
        </w:rPr>
        <w:t>If a user</w:t>
      </w:r>
      <w:r>
        <w:rPr>
          <w:rStyle w:val="None"/>
          <w:rtl w:val="1"/>
        </w:rPr>
        <w:t>’</w:t>
      </w:r>
      <w:r>
        <w:rPr>
          <w:rStyle w:val="None"/>
          <w:rtl w:val="0"/>
          <w:lang w:val="en-US"/>
        </w:rPr>
        <w:t xml:space="preserve">s signed-in credential is not ID-proofed (i.e., LOA3), the six main boxes on the landing page will be replaced by an alert informing the user of the issue and instructing them to sign in with an identity-verified account from either Login.gov or ID.me. </w:t>
      </w:r>
    </w:p>
    <w:p>
      <w:pPr>
        <w:pStyle w:val="Body"/>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1428" cy="1477810"/>
            <wp:effectExtent l="0" t="0" r="0" b="0"/>
            <wp:docPr id="1073741830" name="officeArt object"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close-up of a screenDescription automatically generated" descr="A close-up of a screenDescription automatically generated"/>
                    <pic:cNvPicPr>
                      <a:picLocks noChangeAspect="1"/>
                    </pic:cNvPicPr>
                  </pic:nvPicPr>
                  <pic:blipFill>
                    <a:blip r:embed="rId9">
                      <a:extLst/>
                    </a:blip>
                    <a:stretch>
                      <a:fillRect/>
                    </a:stretch>
                  </pic:blipFill>
                  <pic:spPr>
                    <a:xfrm>
                      <a:off x="0" y="0"/>
                      <a:ext cx="5261428" cy="1477810"/>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5. "Verify" alert for user who signed in with Login.gov credential</w:t>
      </w:r>
    </w:p>
    <w:p>
      <w:pPr>
        <w:pStyle w:val="Body"/>
        <w:keepNext w:val="1"/>
      </w:pPr>
      <w:r>
        <w:rPr>
          <w:rStyle w:val="None"/>
          <w:outline w:val="0"/>
          <w:color w:val="cc0000"/>
          <w:u w:color="cc0000"/>
          <w14:textFill>
            <w14:solidFill>
              <w14:srgbClr w14:val="CC0000"/>
            </w14:solidFill>
          </w14:textFill>
        </w:rPr>
        <w:drawing xmlns:a="http://schemas.openxmlformats.org/drawingml/2006/main">
          <wp:inline distT="0" distB="0" distL="0" distR="0">
            <wp:extent cx="5260975" cy="1511407"/>
            <wp:effectExtent l="0" t="0" r="0" b="0"/>
            <wp:docPr id="1073741831"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close-up of a messageDescription automatically generated" descr="A close-up of a messageDescription automatically generated"/>
                    <pic:cNvPicPr>
                      <a:picLocks noChangeAspect="1"/>
                    </pic:cNvPicPr>
                  </pic:nvPicPr>
                  <pic:blipFill>
                    <a:blip r:embed="rId10">
                      <a:extLst/>
                    </a:blip>
                    <a:stretch>
                      <a:fillRect/>
                    </a:stretch>
                  </pic:blipFill>
                  <pic:spPr>
                    <a:xfrm>
                      <a:off x="0" y="0"/>
                      <a:ext cx="5260975" cy="1511407"/>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6. "Verify" alert for user who signed in with ID.me credential</w:t>
      </w:r>
    </w:p>
    <w:p>
      <w:pPr>
        <w:pStyle w:val="Body"/>
      </w:pPr>
      <w:r>
        <w:rPr>
          <w:rStyle w:val="None"/>
          <w:rtl w:val="0"/>
          <w:lang w:val="en-US"/>
        </w:rPr>
        <w:t xml:space="preserve">The </w:t>
      </w:r>
      <w:r>
        <w:rPr>
          <w:rStyle w:val="None"/>
          <w:rtl w:val="1"/>
          <w:lang w:val="ar-SA" w:bidi="ar-SA"/>
        </w:rPr>
        <w:t>“</w:t>
      </w:r>
      <w:r>
        <w:rPr>
          <w:rStyle w:val="None"/>
          <w:rtl w:val="0"/>
          <w:lang w:val="en-US"/>
        </w:rPr>
        <w:t>Verify your identity</w:t>
      </w:r>
      <w:r>
        <w:rPr>
          <w:rStyle w:val="None"/>
          <w:rtl w:val="0"/>
        </w:rPr>
        <w:t xml:space="preserve">” </w:t>
      </w:r>
      <w:r>
        <w:rPr>
          <w:rStyle w:val="None"/>
          <w:rtl w:val="0"/>
          <w:lang w:val="en-US"/>
        </w:rPr>
        <w:t>link will take the user into a verification flow provided by the credential provider (CSP), either Login.gov or ID.me.</w:t>
      </w:r>
    </w:p>
    <w:p>
      <w:pPr>
        <w:pStyle w:val="Heading 3"/>
      </w:pPr>
      <w:bookmarkStart w:name="_Toc5" w:id="10"/>
      <w:r>
        <w:rPr>
          <w:rStyle w:val="None"/>
          <w:rFonts w:cs="Arial Unicode MS" w:eastAsia="Arial Unicode MS"/>
          <w:rtl w:val="0"/>
          <w:lang w:val="en-US"/>
        </w:rPr>
        <w:t>Alert case: no access to My HealtheVet</w:t>
      </w:r>
      <w:bookmarkEnd w:id="10"/>
    </w:p>
    <w:p>
      <w:pPr>
        <w:pStyle w:val="Body"/>
      </w:pPr>
      <w:r>
        <w:rPr>
          <w:rStyle w:val="None"/>
          <w:rtl w:val="0"/>
          <w:lang w:val="en-US"/>
        </w:rPr>
        <w:t xml:space="preserve">A user who has successfully signed in with an identity-proofed (LOA3) credential will see this alert </w:t>
      </w:r>
      <w:r>
        <w:rPr>
          <w:rStyle w:val="None"/>
          <w:b w:val="1"/>
          <w:bCs w:val="1"/>
          <w:rtl w:val="0"/>
          <w:lang w:val="en-US"/>
        </w:rPr>
        <w:t>if the data shows that they are not registered at a VA facility</w:t>
      </w:r>
      <w:r>
        <w:rPr>
          <w:rStyle w:val="None"/>
          <w:rtl w:val="0"/>
          <w:lang w:val="en-US"/>
        </w:rPr>
        <w:t>. We detect this by checking whether any facilities are associated with their VA record. As the alert states, anyone who has received care at a VA facility or has a pending application for health care benefits should be registered with a facility.</w:t>
      </w:r>
    </w:p>
    <w:p>
      <w:pPr>
        <w:pStyle w:val="Body"/>
        <w:keepNext w:val="1"/>
      </w:pPr>
      <w:r>
        <w:drawing xmlns:a="http://schemas.openxmlformats.org/drawingml/2006/main">
          <wp:inline distT="0" distB="0" distL="0" distR="0">
            <wp:extent cx="4216400" cy="3309604"/>
            <wp:effectExtent l="0" t="0" r="0" b="0"/>
            <wp:docPr id="1073741832" name="officeArt object" descr="Screenshot 2025-03-13 at 3.54.43 PM.png"/>
            <wp:cNvGraphicFramePr/>
            <a:graphic xmlns:a="http://schemas.openxmlformats.org/drawingml/2006/main">
              <a:graphicData uri="http://schemas.openxmlformats.org/drawingml/2006/picture">
                <pic:pic xmlns:pic="http://schemas.openxmlformats.org/drawingml/2006/picture">
                  <pic:nvPicPr>
                    <pic:cNvPr id="1073741832" name="Screenshot 2025-03-13 at 3.54.43 PM.png" descr="Screenshot 2025-03-13 at 3.54.43 PM.png"/>
                    <pic:cNvPicPr>
                      <a:picLocks noChangeAspect="1"/>
                    </pic:cNvPicPr>
                  </pic:nvPicPr>
                  <pic:blipFill>
                    <a:blip r:embed="rId11">
                      <a:extLst/>
                    </a:blip>
                    <a:srcRect l="783" t="0" r="783" b="0"/>
                    <a:stretch>
                      <a:fillRect/>
                    </a:stretch>
                  </pic:blipFill>
                  <pic:spPr>
                    <a:xfrm>
                      <a:off x="0" y="0"/>
                      <a:ext cx="4216400" cy="3309604"/>
                    </a:xfrm>
                    <a:prstGeom prst="rect">
                      <a:avLst/>
                    </a:prstGeom>
                    <a:ln w="9525" cap="flat">
                      <a:solidFill>
                        <a:schemeClr val="accent1"/>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r>
        <w:rPr>
          <w:rStyle w:val="None"/>
          <w:rtl w:val="0"/>
          <w:lang w:val="en-US"/>
        </w:rPr>
        <w:t>Figure 7. Landing Page with "No access to MHV" alert</w:t>
      </w:r>
    </w:p>
    <w:p>
      <w:pPr>
        <w:pStyle w:val="heading 4"/>
      </w:pPr>
      <w:bookmarkStart w:name="_Toc6" w:id="11"/>
      <w:r>
        <w:rPr>
          <w:rStyle w:val="None"/>
          <w:rFonts w:cs="Arial Unicode MS" w:eastAsia="Arial Unicode MS"/>
          <w:rtl w:val="0"/>
          <w:lang w:val="en-US"/>
        </w:rPr>
        <w:t>If a user sees this yellow alert but believes it to be erroneous:</w:t>
      </w:r>
      <w:bookmarkEnd w:id="11"/>
    </w:p>
    <w:p>
      <w:pPr>
        <w:pStyle w:val="Body"/>
      </w:pPr>
      <w:r>
        <w:rPr>
          <w:rStyle w:val="None"/>
          <w:rtl w:val="0"/>
          <w:lang w:val="en-US"/>
        </w:rPr>
        <w:t>NOTE: In rare cases this alert may be erroneously displayed when a back-end system (e.g., MPI) has an incident and fails to provide data to VA.gov upon login. If a Veteran sees this incorrectly, check for system outages/incidents if possible, or tell them to try again in a few hours.</w:t>
      </w:r>
    </w:p>
    <w:p>
      <w:pPr>
        <w:pStyle w:val="Body"/>
      </w:pPr>
      <w:r>
        <w:rPr>
          <w:rStyle w:val="None"/>
          <w:rtl w:val="0"/>
          <w:lang w:val="en-US"/>
        </w:rPr>
        <w:t>If the alert persists, the Veteran should call their local VA facility where they have received care.</w:t>
      </w:r>
    </w:p>
    <w:p>
      <w:pPr>
        <w:pStyle w:val="Heading 3"/>
      </w:pPr>
      <w:bookmarkStart w:name="_Toc7" w:id="12"/>
      <w:r>
        <w:rPr>
          <w:rStyle w:val="None"/>
          <w:rFonts w:cs="Arial Unicode MS" w:eastAsia="Arial Unicode MS"/>
          <w:rtl w:val="0"/>
          <w:lang w:val="en-US"/>
        </w:rPr>
        <w:t>Alert case: MHV User Account problem / API error (new, Dec 2024)</w:t>
      </w:r>
      <w:bookmarkEnd w:id="12"/>
    </w:p>
    <w:p>
      <w:pPr>
        <w:pStyle w:val="Body"/>
      </w:pPr>
      <w:r>
        <w:rPr>
          <w:rStyle w:val="None"/>
          <w:rtl w:val="0"/>
          <w:lang w:val="en-US"/>
        </w:rPr>
        <w:t>During the sign-in process, VA.gov must match the user to a back-end record in My HealtheVet through a MHV UUID. This matching, which uses the MHV Account Creation API, may occasionally return an error. Some errors are transient, due to server glitches. Others require manual intervention. See the table lower in this section for error codes and triage approaches.</w:t>
      </w:r>
    </w:p>
    <w:p>
      <w:pPr>
        <w:pStyle w:val="Body"/>
      </w:pPr>
      <w:r>
        <w:rPr>
          <w:rStyle w:val="None"/>
          <w:rtl w:val="0"/>
          <w:lang w:val="en-US"/>
        </w:rPr>
        <w:t>MHV account errors will need to be resolved before the user can proceed with using Secure Messaging, Medications, and Medical Records on VA.gov. Links for this functionality on the Landing Page will be altered to indicate that they are impacted by the error.</w:t>
      </w:r>
    </w:p>
    <w:p>
      <w:pPr>
        <w:pStyle w:val="heading 4"/>
      </w:pPr>
      <w:bookmarkStart w:name="_Toc8" w:id="13"/>
      <w:r>
        <w:rPr>
          <w:rStyle w:val="None"/>
          <w:rFonts w:cs="Arial Unicode MS" w:eastAsia="Arial Unicode MS"/>
          <w:rtl w:val="0"/>
          <w:lang w:val="en-US"/>
        </w:rPr>
        <w:t xml:space="preserve">MHV Account Error displayed to user </w:t>
      </w:r>
      <w:r>
        <w:rPr>
          <w:rStyle w:val="None"/>
          <w:rFonts w:cs="Arial Unicode MS" w:eastAsia="Arial Unicode MS" w:hint="default"/>
          <w:rtl w:val="0"/>
          <w:lang w:val="en-US"/>
        </w:rPr>
        <w:t xml:space="preserve">– </w:t>
      </w:r>
      <w:r>
        <w:rPr>
          <w:rStyle w:val="None"/>
          <w:rFonts w:cs="Arial Unicode MS" w:eastAsia="Arial Unicode MS"/>
          <w:rtl w:val="0"/>
          <w:lang w:val="en-US"/>
        </w:rPr>
        <w:t>Landing Page</w:t>
      </w:r>
      <w:bookmarkEnd w:id="13"/>
    </w:p>
    <w:p>
      <w:pPr>
        <w:pStyle w:val="Body"/>
      </w:pPr>
      <w:r>
        <w:rPr>
          <w:rStyle w:val="None"/>
          <w:rtl w:val="0"/>
          <w:lang w:val="en-US"/>
        </w:rPr>
        <w:t xml:space="preserve">This screenshot of an error alert is representative of all such alerts </w:t>
      </w:r>
      <w:r>
        <w:rPr>
          <w:rStyle w:val="None"/>
          <w:rtl w:val="0"/>
        </w:rPr>
        <w:t>– </w:t>
      </w:r>
      <w:r>
        <w:rPr>
          <w:rStyle w:val="None"/>
          <w:rtl w:val="0"/>
          <w:lang w:val="en-US"/>
        </w:rPr>
        <w:t xml:space="preserve">they will vary only by the three-digit error code starting with </w:t>
      </w:r>
      <w:r>
        <w:rPr>
          <w:rStyle w:val="None"/>
          <w:rtl w:val="1"/>
          <w:lang w:val="ar-SA" w:bidi="ar-SA"/>
        </w:rPr>
        <w:t>“</w:t>
      </w:r>
      <w:r>
        <w:rPr>
          <w:rStyle w:val="None"/>
          <w:rtl w:val="0"/>
        </w:rPr>
        <w:t>8</w:t>
      </w:r>
      <w:r>
        <w:rPr>
          <w:rStyle w:val="None"/>
          <w:rtl w:val="0"/>
        </w:rPr>
        <w:t>”</w:t>
      </w:r>
      <w:r>
        <w:rPr>
          <w:rStyle w:val="None"/>
          <w:rtl w:val="0"/>
          <w:lang w:val="en-US"/>
        </w:rPr>
        <w:t>. The MHV Help Desk is the best option for Veterans to get these issues resolved, so that phone number is displayed within the alert. (See below for the possible error codes and their causes.)</w:t>
      </w:r>
    </w:p>
    <w:p>
      <w:pPr>
        <w:pStyle w:val="Body"/>
        <w:keepNext w:val="1"/>
      </w:pPr>
      <w:r>
        <w:rPr>
          <w:rStyle w:val="None"/>
        </w:rPr>
        <w:drawing xmlns:a="http://schemas.openxmlformats.org/drawingml/2006/main">
          <wp:inline distT="0" distB="0" distL="0" distR="0">
            <wp:extent cx="5943600" cy="1485900"/>
            <wp:effectExtent l="0" t="0" r="0" b="0"/>
            <wp:docPr id="1073741833" name="officeArt object" descr="A close-up of a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close-up of a messageDescription automatically generated" descr="A close-up of a messageDescription automatically generated"/>
                    <pic:cNvPicPr>
                      <a:picLocks noChangeAspect="1"/>
                    </pic:cNvPicPr>
                  </pic:nvPicPr>
                  <pic:blipFill>
                    <a:blip r:embed="rId12">
                      <a:extLst/>
                    </a:blip>
                    <a:stretch>
                      <a:fillRect/>
                    </a:stretch>
                  </pic:blipFill>
                  <pic:spPr>
                    <a:xfrm>
                      <a:off x="0" y="0"/>
                      <a:ext cx="5943600" cy="1485900"/>
                    </a:xfrm>
                    <a:prstGeom prst="rect">
                      <a:avLst/>
                    </a:prstGeom>
                    <a:ln w="9525" cap="flat">
                      <a:solidFill>
                        <a:schemeClr val="accent1"/>
                      </a:solidFill>
                      <a:prstDash val="solid"/>
                      <a:round/>
                    </a:ln>
                    <a:effectLst/>
                  </pic:spPr>
                </pic:pic>
              </a:graphicData>
            </a:graphic>
          </wp:inline>
        </w:drawing>
      </w:r>
    </w:p>
    <w:p>
      <w:pPr>
        <w:pStyle w:val="caption"/>
      </w:pPr>
      <w:r>
        <w:rPr>
          <w:rStyle w:val="None"/>
          <w:rtl w:val="0"/>
          <w:lang w:val="en-US"/>
        </w:rPr>
        <w:t>Figure 8. MHV Account Error alerts include a code number that can be used to triage the cause of the issue</w:t>
      </w:r>
    </w:p>
    <w:p>
      <w:pPr>
        <w:pStyle w:val="heading 4"/>
      </w:pPr>
      <w:bookmarkStart w:name="_Toc9" w:id="14"/>
      <w:r>
        <w:rPr>
          <w:rStyle w:val="None"/>
          <w:rFonts w:cs="Arial Unicode MS" w:eastAsia="Arial Unicode MS"/>
          <w:rtl w:val="0"/>
          <w:lang w:val="en-US"/>
        </w:rPr>
        <w:t>MHV Error codes</w:t>
      </w:r>
      <w:bookmarkEnd w:id="14"/>
    </w:p>
    <w:p>
      <w:pPr>
        <w:pStyle w:val="Body"/>
      </w:pPr>
      <w:r>
        <w:rPr>
          <w:rStyle w:val="None"/>
          <w:rtl w:val="0"/>
          <w:lang w:val="en-US"/>
        </w:rPr>
        <w:t>Most of the error codes require intervention by the MHV Help Desk. A few may be resolved by refreshing the page or signing out and in again.</w:t>
      </w:r>
    </w:p>
    <w:tbl>
      <w:tblPr>
        <w:tblW w:w="9174" w:type="dxa"/>
        <w:jc w:val="left"/>
        <w:tblInd w:w="113"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988"/>
        <w:gridCol w:w="2421"/>
        <w:gridCol w:w="5765"/>
      </w:tblGrid>
      <w:tr>
        <w:tblPrEx>
          <w:shd w:val="clear" w:color="auto" w:fill="cdd4e9"/>
        </w:tblPrEx>
        <w:trPr>
          <w:trHeight w:val="491" w:hRule="atLeast"/>
        </w:trPr>
        <w:tc>
          <w:tcPr>
            <w:tcW w:type="dxa" w:w="988"/>
            <w:tcBorders>
              <w:top w:val="nil"/>
              <w:left w:val="nil"/>
              <w:bottom w:val="nil"/>
              <w:right w:val="nil"/>
            </w:tcBorders>
            <w:shd w:val="clear" w:color="auto" w:fill="ffffff"/>
            <w:tcMar>
              <w:top w:type="dxa" w:w="80"/>
              <w:left w:type="dxa" w:w="80"/>
              <w:bottom w:type="dxa" w:w="80"/>
              <w:right w:type="dxa" w:w="80"/>
            </w:tcMar>
            <w:vAlign w:val="top"/>
          </w:tcPr>
          <w:p>
            <w:pPr>
              <w:pStyle w:val="No Spacing"/>
              <w:jc w:val="right"/>
            </w:pPr>
            <w:r>
              <w:rPr>
                <w:rStyle w:val="None"/>
                <w:b w:val="1"/>
                <w:bCs w:val="1"/>
                <w:shd w:val="nil" w:color="auto" w:fill="auto"/>
                <w:rtl w:val="0"/>
                <w:lang w:val="en-US"/>
              </w:rPr>
              <w:t>Error Code</w:t>
            </w:r>
          </w:p>
        </w:tc>
        <w:tc>
          <w:tcPr>
            <w:tcW w:type="dxa" w:w="2421"/>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Cause</w:t>
            </w:r>
          </w:p>
        </w:tc>
        <w:tc>
          <w:tcPr>
            <w:tcW w:type="dxa" w:w="5765"/>
            <w:tcBorders>
              <w:top w:val="nil"/>
              <w:left w:val="nil"/>
              <w:bottom w:val="single" w:color="9cc2e5" w:sz="4" w:space="0" w:shadow="0" w:frame="0"/>
              <w:right w:val="nil"/>
            </w:tcBorders>
            <w:shd w:val="clear" w:color="auto" w:fill="ffffff"/>
            <w:tcMar>
              <w:top w:type="dxa" w:w="80"/>
              <w:left w:type="dxa" w:w="80"/>
              <w:bottom w:type="dxa" w:w="80"/>
              <w:right w:type="dxa" w:w="80"/>
            </w:tcMar>
            <w:vAlign w:val="bottom"/>
          </w:tcPr>
          <w:p>
            <w:pPr>
              <w:pStyle w:val="No Spacing"/>
            </w:pPr>
            <w:r>
              <w:rPr>
                <w:rStyle w:val="None"/>
                <w:b w:val="1"/>
                <w:bCs w:val="1"/>
                <w:shd w:val="nil" w:color="auto" w:fill="auto"/>
                <w:rtl w:val="0"/>
                <w:lang w:val="en-US"/>
              </w:rPr>
              <w:t>Triage approach</w:t>
            </w:r>
          </w:p>
        </w:tc>
      </w:tr>
      <w:tr>
        <w:tblPrEx>
          <w:shd w:val="clear" w:color="auto" w:fill="cdd4e9"/>
        </w:tblPrEx>
        <w:trPr>
          <w:trHeight w:val="101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801</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Multiple Active MHV Accounts found in MHV for user ICN and Deprecated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use the Profile Update button to resolve. If not resolved escalate HRC ticket to Tier 2.</w:t>
            </w:r>
            <w:r>
              <w:rPr>
                <w:rStyle w:val="None"/>
                <w:shd w:val="nil" w:color="auto" w:fill="auto"/>
                <w:rtl w:val="0"/>
                <w:lang w:val="en-US"/>
              </w:rPr>
              <w:t> </w:t>
            </w:r>
          </w:p>
        </w:tc>
      </w:tr>
      <w:tr>
        <w:tblPrEx>
          <w:shd w:val="clear" w:color="auto" w:fill="cdd4e9"/>
        </w:tblPrEx>
        <w:trPr>
          <w:trHeight w:val="60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802</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outline w:val="0"/>
                <w:color w:val="172b4d"/>
                <w:u w:color="172b4d"/>
                <w:shd w:val="nil" w:color="auto" w:fill="auto"/>
                <w:rtl w:val="0"/>
                <w:lang w:val="en-US"/>
                <w14:textFill>
                  <w14:solidFill>
                    <w14:srgbClr w14:val="172B4D"/>
                  </w14:solidFill>
                </w14:textFill>
              </w:rPr>
              <w:t>ICN provided is not the Primary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Could be caused in MHV back-end or other systems. Needs technical escalation.</w:t>
            </w:r>
          </w:p>
        </w:tc>
      </w:tr>
      <w:tr>
        <w:tblPrEx>
          <w:shd w:val="clear" w:color="auto" w:fill="cdd4e9"/>
        </w:tblPrEx>
        <w:trPr>
          <w:trHeight w:val="127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803</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For any other downstream MHV errors that stopped processing of the IAM Provisioning request in MHV</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Veteran can try again later. Refreshing browser or signing out and in again should fix it unless there is a system outage.</w:t>
            </w:r>
          </w:p>
        </w:tc>
      </w:tr>
      <w:tr>
        <w:tblPrEx>
          <w:shd w:val="clear" w:color="auto" w:fill="cdd4e9"/>
        </w:tblPrEx>
        <w:trPr>
          <w:trHeight w:val="49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804</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User has a date of Death in MPI</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Account cannot be created if date of Death is accurate.</w:t>
            </w:r>
          </w:p>
        </w:tc>
      </w:tr>
      <w:tr>
        <w:tblPrEx>
          <w:shd w:val="clear" w:color="auto" w:fill="cdd4e9"/>
        </w:tblPrEx>
        <w:trPr>
          <w:trHeight w:val="101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805</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No active user account with ICN, but deactivated account found with ICN.</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reactivate their MHV account.</w:t>
            </w:r>
            <w:r>
              <w:rPr>
                <w:rStyle w:val="None"/>
                <w:shd w:val="nil" w:color="auto" w:fill="auto"/>
                <w:rtl w:val="0"/>
                <w:lang w:val="en-US"/>
              </w:rPr>
              <w:t> </w:t>
            </w:r>
          </w:p>
        </w:tc>
      </w:tr>
      <w:tr>
        <w:tblPrEx>
          <w:shd w:val="clear" w:color="auto" w:fill="cdd4e9"/>
        </w:tblPrEx>
        <w:trPr>
          <w:trHeight w:val="666"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806</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Multiple Accounts found with same Traits</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101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807</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User account found with Traits match, but MHV has a different ICN for that account</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MHV help desk: resolve manually.</w:t>
            </w:r>
          </w:p>
        </w:tc>
      </w:tr>
      <w:tr>
        <w:tblPrEx>
          <w:shd w:val="clear" w:color="auto" w:fill="cdd4e9"/>
        </w:tblPrEx>
        <w:trPr>
          <w:trHeight w:val="602"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808</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Invalid Token, Missing Token Value</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75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809</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A field passed to the MHV API is mis-formatted or missing</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deeaf6"/>
            <w:tcMar>
              <w:top w:type="dxa" w:w="80"/>
              <w:left w:type="dxa" w:w="80"/>
              <w:bottom w:type="dxa" w:w="80"/>
              <w:right w:type="dxa" w:w="80"/>
            </w:tcMar>
            <w:vAlign w:val="top"/>
          </w:tcPr>
          <w:p>
            <w:pPr>
              <w:pStyle w:val="No Spacing"/>
            </w:pPr>
            <w:r>
              <w:rPr>
                <w:rStyle w:val="None"/>
                <w:shd w:val="nil" w:color="auto" w:fill="auto"/>
                <w:rtl w:val="0"/>
                <w:lang w:val="en-US"/>
              </w:rPr>
              <w:t xml:space="preserve">User should try logging out and back in again. </w:t>
            </w:r>
          </w:p>
        </w:tc>
      </w:tr>
      <w:tr>
        <w:tblPrEx>
          <w:shd w:val="clear" w:color="auto" w:fill="cdd4e9"/>
        </w:tblPrEx>
        <w:trPr>
          <w:trHeight w:val="491" w:hRule="atLeast"/>
        </w:trPr>
        <w:tc>
          <w:tcPr>
            <w:tcW w:type="dxa" w:w="988"/>
            <w:tcBorders>
              <w:top w:val="nil"/>
              <w:left w:val="nil"/>
              <w:bottom w:val="nil"/>
              <w:right w:val="single" w:color="9cc2e5" w:sz="4" w:space="0" w:shadow="0" w:frame="0"/>
            </w:tcBorders>
            <w:shd w:val="clear" w:color="auto" w:fill="ffffff"/>
            <w:tcMar>
              <w:top w:type="dxa" w:w="80"/>
              <w:left w:type="dxa" w:w="80"/>
              <w:bottom w:type="dxa" w:w="80"/>
              <w:right w:type="dxa" w:w="80"/>
            </w:tcMar>
            <w:vAlign w:val="top"/>
          </w:tcPr>
          <w:p>
            <w:pPr>
              <w:pStyle w:val="No Spacing"/>
              <w:jc w:val="right"/>
            </w:pPr>
            <w:r>
              <w:rPr>
                <w:rStyle w:val="None"/>
                <w:b w:val="1"/>
                <w:bCs w:val="1"/>
                <w:i w:val="1"/>
                <w:iCs w:val="1"/>
                <w:shd w:val="nil" w:color="auto" w:fill="auto"/>
                <w:rtl w:val="0"/>
                <w:lang w:val="en-US"/>
              </w:rPr>
              <w:t>810</w:t>
            </w:r>
          </w:p>
        </w:tc>
        <w:tc>
          <w:tcPr>
            <w:tcW w:type="dxa" w:w="2421"/>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Upgrade to Premium Failed</w:t>
            </w:r>
          </w:p>
        </w:tc>
        <w:tc>
          <w:tcPr>
            <w:tcW w:type="dxa" w:w="5765"/>
            <w:tcBorders>
              <w:top w:val="single" w:color="9cc2e5" w:sz="4" w:space="0" w:shadow="0" w:frame="0"/>
              <w:left w:val="single" w:color="9cc2e5" w:sz="4" w:space="0" w:shadow="0" w:frame="0"/>
              <w:bottom w:val="single" w:color="9cc2e5" w:sz="4" w:space="0" w:shadow="0" w:frame="0"/>
              <w:right w:val="single" w:color="9cc2e5" w:sz="4" w:space="0" w:shadow="0" w:frame="0"/>
            </w:tcBorders>
            <w:shd w:val="clear" w:color="auto" w:fill="auto"/>
            <w:tcMar>
              <w:top w:type="dxa" w:w="80"/>
              <w:left w:type="dxa" w:w="80"/>
              <w:bottom w:type="dxa" w:w="80"/>
              <w:right w:type="dxa" w:w="80"/>
            </w:tcMar>
            <w:vAlign w:val="top"/>
          </w:tcPr>
          <w:p>
            <w:pPr>
              <w:pStyle w:val="No Spacing"/>
            </w:pPr>
            <w:r>
              <w:rPr>
                <w:rStyle w:val="None"/>
                <w:shd w:val="nil" w:color="auto" w:fill="auto"/>
                <w:rtl w:val="0"/>
                <w:lang w:val="en-US"/>
              </w:rPr>
              <w:t>Veteran can try again right away.</w:t>
            </w:r>
          </w:p>
        </w:tc>
      </w:tr>
    </w:tbl>
    <w:p>
      <w:pPr>
        <w:pStyle w:val="Body"/>
        <w:widowControl w:val="0"/>
        <w:ind w:left="5" w:hanging="5"/>
      </w:pPr>
    </w:p>
    <w:p>
      <w:pPr>
        <w:pStyle w:val="Body"/>
      </w:pPr>
    </w:p>
    <w:p>
      <w:pPr>
        <w:pStyle w:val="Heading 2"/>
        <w:rPr>
          <w:rStyle w:val="None"/>
        </w:rPr>
      </w:pPr>
      <w:bookmarkStart w:name="_Toc10" w:id="15"/>
      <w:r>
        <w:rPr>
          <w:rStyle w:val="None"/>
          <w:rFonts w:cs="Arial Unicode MS" w:eastAsia="Arial Unicode MS"/>
          <w:rtl w:val="0"/>
          <w:lang w:val="en-US"/>
        </w:rPr>
        <w:t>3. Navigation and primary functionality</w:t>
      </w:r>
      <w:bookmarkEnd w:id="15"/>
    </w:p>
    <w:p>
      <w:pPr>
        <w:pStyle w:val="Heading 3"/>
        <w:rPr>
          <w:rStyle w:val="None"/>
          <w:i w:val="1"/>
          <w:iCs w:val="1"/>
        </w:rPr>
      </w:pPr>
      <w:bookmarkStart w:name="_Toc11" w:id="16"/>
      <w:r>
        <w:rPr>
          <w:rStyle w:val="None"/>
          <w:rFonts w:cs="Arial Unicode MS" w:eastAsia="Arial Unicode MS"/>
          <w:rtl w:val="0"/>
          <w:lang w:val="en-US"/>
        </w:rPr>
        <w:t>How users can reach the My HealtheVet Portal and Landing Page</w:t>
      </w:r>
      <w:bookmarkEnd w:id="16"/>
    </w:p>
    <w:p>
      <w:pPr>
        <w:pStyle w:val="heading 4"/>
      </w:pPr>
      <w:bookmarkStart w:name="_Toc12" w:id="17"/>
      <w:r>
        <w:rPr>
          <w:rStyle w:val="None"/>
          <w:rFonts w:cs="Arial Unicode MS" w:eastAsia="Arial Unicode MS"/>
          <w:rtl w:val="0"/>
          <w:lang w:val="en-US"/>
        </w:rPr>
        <w:t>Starting from VA.gov</w:t>
      </w:r>
      <w:bookmarkEnd w:id="17"/>
    </w:p>
    <w:p>
      <w:pPr>
        <w:pStyle w:val="Body"/>
        <w:rPr>
          <w:rStyle w:val="None"/>
          <w:strike w:val="1"/>
          <w:dstrike w:val="0"/>
        </w:rPr>
      </w:pPr>
      <w:r>
        <w:rPr>
          <w:rStyle w:val="None"/>
          <w:b w:val="1"/>
          <w:bCs w:val="1"/>
          <w:rtl w:val="0"/>
          <w:lang w:val="en-US"/>
        </w:rPr>
        <w:t>Desktop users:</w:t>
      </w:r>
      <w:r>
        <w:rPr>
          <w:rStyle w:val="None"/>
          <w:rtl w:val="0"/>
          <w:lang w:val="en-US"/>
        </w:rPr>
        <w:t xml:space="preserve"> Those who sign in to VA.gov on a desktop computer will see a </w:t>
      </w:r>
      <w:r>
        <w:rPr>
          <w:rStyle w:val="None"/>
          <w:rtl w:val="1"/>
          <w:lang w:val="ar-SA" w:bidi="ar-SA"/>
        </w:rPr>
        <w:t>“</w:t>
      </w:r>
      <w:r>
        <w:rPr>
          <w:rStyle w:val="None"/>
          <w:rtl w:val="0"/>
          <w:lang w:val="en-US"/>
        </w:rPr>
        <w:t>My HealtheVet</w:t>
      </w:r>
      <w:r>
        <w:rPr>
          <w:rStyle w:val="None"/>
          <w:rtl w:val="0"/>
        </w:rPr>
        <w:t xml:space="preserve">” </w:t>
      </w:r>
      <w:r>
        <w:rPr>
          <w:rStyle w:val="None"/>
          <w:rtl w:val="0"/>
          <w:lang w:val="en-US"/>
        </w:rPr>
        <w:t xml:space="preserve">link in the header, which will take them directly to the My HealtheVet-on-VA.gov landing page. This link is enabled for all signed-in desktop users, regardless of whether they receive VA health care benefits. </w:t>
      </w:r>
    </w:p>
    <w:p>
      <w:pPr>
        <w:pStyle w:val="Body"/>
        <w:keepNext w:val="1"/>
        <w:jc w:val="center"/>
      </w:pPr>
      <w:r>
        <w:rPr>
          <w:rStyle w:val="None"/>
        </w:rPr>
        <mc:AlternateContent>
          <mc:Choice Requires="wpg">
            <w:drawing xmlns:a="http://schemas.openxmlformats.org/drawingml/2006/main">
              <wp:inline distT="0" distB="0" distL="0" distR="0">
                <wp:extent cx="4773910" cy="1032809"/>
                <wp:effectExtent l="0" t="0" r="0" b="0"/>
                <wp:docPr id="1073741836" name="officeArt object" descr="Group 1"/>
                <wp:cNvGraphicFramePr/>
                <a:graphic xmlns:a="http://schemas.openxmlformats.org/drawingml/2006/main">
                  <a:graphicData uri="http://schemas.microsoft.com/office/word/2010/wordprocessingGroup">
                    <wpg:wgp>
                      <wpg:cNvGrpSpPr/>
                      <wpg:grpSpPr>
                        <a:xfrm>
                          <a:off x="0" y="0"/>
                          <a:ext cx="4773910" cy="1032809"/>
                          <a:chOff x="0" y="6"/>
                          <a:chExt cx="4773909" cy="1032808"/>
                        </a:xfrm>
                      </wpg:grpSpPr>
                      <pic:pic xmlns:pic="http://schemas.openxmlformats.org/drawingml/2006/picture">
                        <pic:nvPicPr>
                          <pic:cNvPr id="1073741834" name="Shape 8" descr="Shape 8"/>
                          <pic:cNvPicPr>
                            <a:picLocks noChangeAspect="1"/>
                          </pic:cNvPicPr>
                        </pic:nvPicPr>
                        <pic:blipFill>
                          <a:blip r:embed="rId13">
                            <a:extLst/>
                          </a:blip>
                          <a:srcRect l="0" t="0" r="0" b="42394"/>
                          <a:stretch>
                            <a:fillRect/>
                          </a:stretch>
                        </pic:blipFill>
                        <pic:spPr>
                          <a:xfrm>
                            <a:off x="0" y="6"/>
                            <a:ext cx="4773910" cy="1032810"/>
                          </a:xfrm>
                          <a:prstGeom prst="rect">
                            <a:avLst/>
                          </a:prstGeom>
                          <a:ln w="12700" cap="flat">
                            <a:noFill/>
                            <a:miter lim="400000"/>
                          </a:ln>
                          <a:effectLst/>
                        </pic:spPr>
                      </pic:pic>
                      <wps:wsp>
                        <wps:cNvPr id="1073741835" name="Rectangle: Rounded Corners 3"/>
                        <wps:cNvSpPr/>
                        <wps:spPr>
                          <a:xfrm>
                            <a:off x="4069138" y="569132"/>
                            <a:ext cx="694572" cy="311404"/>
                          </a:xfrm>
                          <a:prstGeom prst="roundRect">
                            <a:avLst>
                              <a:gd name="adj" fmla="val 33507"/>
                            </a:avLst>
                          </a:prstGeom>
                          <a:noFill/>
                          <a:ln w="25400" cap="flat">
                            <a:solidFill>
                              <a:srgbClr val="FFFB00"/>
                            </a:solidFill>
                            <a:prstDash val="solid"/>
                            <a:miter lim="800000"/>
                          </a:ln>
                          <a:effectLst/>
                        </wps:spPr>
                        <wps:bodyPr/>
                      </wps:wsp>
                    </wpg:wgp>
                  </a:graphicData>
                </a:graphic>
              </wp:inline>
            </w:drawing>
          </mc:Choice>
          <mc:Fallback>
            <w:pict>
              <v:group id="_x0000_s1026" style="visibility:visible;width:375.9pt;height:81.3pt;" coordorigin="0,6" coordsize="4773910,1032809">
                <v:shape id="_x0000_s1027" type="#_x0000_t75" style="position:absolute;left:0;top:6;width:4773910;height:1032809;">
                  <v:imagedata r:id="rId13" o:title="image10.png" cropbottom="42.4%"/>
                </v:shape>
                <v:roundrect id="_x0000_s1028" style="position:absolute;left:4069139;top:569132;width:694570;height:311403;" adj="7238">
                  <v:fill on="f"/>
                  <v:stroke filltype="solid" color="#FFFB00" opacity="100.0%" weight="2.0pt" dashstyle="solid" endcap="flat" miterlimit="800.0%" joinstyle="miter" linestyle="single" startarrow="none" startarrowwidth="medium" startarrowlength="medium" endarrow="none" endarrowwidth="medium" endarrowlength="medium"/>
                </v:roundrect>
              </v:group>
            </w:pict>
          </mc:Fallback>
        </mc:AlternateContent>
      </w:r>
    </w:p>
    <w:p>
      <w:pPr>
        <w:pStyle w:val="caption"/>
        <w:jc w:val="center"/>
      </w:pPr>
      <w:r>
        <w:rPr>
          <w:rStyle w:val="None"/>
          <w:rtl w:val="0"/>
          <w:lang w:val="en-US"/>
        </w:rPr>
        <w:t xml:space="preserve">Figure 9. Location of My HealtheVet link on desktop header </w:t>
      </w:r>
    </w:p>
    <w:p>
      <w:pPr>
        <w:pStyle w:val="Body"/>
      </w:pPr>
      <w:r>
        <w:rPr>
          <w:rStyle w:val="None"/>
          <w:rFonts w:ascii="Arial Unicode MS" w:cs="Arial Unicode MS" w:hAnsi="Arial Unicode MS" w:eastAsia="Arial Unicode MS"/>
          <w:b w:val="0"/>
          <w:bCs w:val="0"/>
          <w:i w:val="0"/>
          <w:iCs w:val="0"/>
        </w:rPr>
        <w:br w:type="page"/>
      </w:r>
    </w:p>
    <w:p>
      <w:pPr>
        <w:pStyle w:val="Body"/>
      </w:pPr>
      <w:r>
        <w:rPr>
          <w:rStyle w:val="None"/>
          <w:b w:val="1"/>
          <w:bCs w:val="1"/>
          <w:rtl w:val="0"/>
          <w:lang w:val="en-US"/>
        </w:rPr>
        <w:t xml:space="preserve">Mobile users: </w:t>
      </w:r>
      <w:r>
        <w:rPr>
          <w:rStyle w:val="None"/>
          <w:rtl w:val="0"/>
          <w:lang w:val="en-US"/>
        </w:rPr>
        <w:t>Those who sign in to VA.gov on a mobile device will need to click on the personal name dropdown menu at the top of the screen. There they will see the My HealtheVet link, which will take them directly to the My HealtheVet-on-VA.gov landing page. This link is enabled for all signed-in mobile users, regardless of whether they receive VA health care benefits.</w:t>
      </w:r>
    </w:p>
    <w:p>
      <w:pPr>
        <w:pStyle w:val="Body"/>
        <w:keepNext w:val="1"/>
      </w:pPr>
      <w:r>
        <w:rPr>
          <w:rStyle w:val="None"/>
        </w:rPr>
        <w:drawing xmlns:a="http://schemas.openxmlformats.org/drawingml/2006/main">
          <wp:inline distT="0" distB="0" distL="0" distR="0">
            <wp:extent cx="4960090" cy="3702050"/>
            <wp:effectExtent l="0" t="0" r="0" b="0"/>
            <wp:docPr id="1073741837" name="officeArt object" descr="Screens screenshot of a search engi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Screens screenshot of a search engineDescription automatically generated" descr="Screens screenshot of a search engineDescription automatically generated"/>
                    <pic:cNvPicPr>
                      <a:picLocks noChangeAspect="1"/>
                    </pic:cNvPicPr>
                  </pic:nvPicPr>
                  <pic:blipFill>
                    <a:blip r:embed="rId14">
                      <a:extLst/>
                    </a:blip>
                    <a:stretch>
                      <a:fillRect/>
                    </a:stretch>
                  </pic:blipFill>
                  <pic:spPr>
                    <a:xfrm>
                      <a:off x="0" y="0"/>
                      <a:ext cx="4960090" cy="3702050"/>
                    </a:xfrm>
                    <a:prstGeom prst="rect">
                      <a:avLst/>
                    </a:prstGeom>
                    <a:ln w="9525" cap="flat">
                      <a:solidFill>
                        <a:schemeClr val="accent1"/>
                      </a:solidFill>
                      <a:prstDash val="solid"/>
                      <a:round/>
                    </a:ln>
                    <a:effectLst/>
                  </pic:spPr>
                </pic:pic>
              </a:graphicData>
            </a:graphic>
          </wp:inline>
        </w:drawing>
      </w:r>
    </w:p>
    <w:p>
      <w:pPr>
        <w:pStyle w:val="caption"/>
      </w:pPr>
      <w:r>
        <w:rPr>
          <w:rStyle w:val="None"/>
          <w:rtl w:val="0"/>
          <w:lang w:val="en-US"/>
        </w:rPr>
        <w:t xml:space="preserve">Figure 10. </w:t>
      </w:r>
      <w:bookmarkStart w:name="_Hlk184303482" w:id="18"/>
      <w:r>
        <w:rPr>
          <w:rStyle w:val="None"/>
          <w:rtl w:val="0"/>
          <w:lang w:val="en-US"/>
        </w:rPr>
        <w:t>Steps to find My HealtheVet link under the personal name menu on mobile</w:t>
      </w:r>
    </w:p>
    <w:p>
      <w:pPr>
        <w:pStyle w:val="Heading 3"/>
      </w:pPr>
      <w:bookmarkStart w:name="_Toc13" w:id="19"/>
      <w:r>
        <w:rPr>
          <w:rStyle w:val="None"/>
          <w:rFonts w:cs="Arial Unicode MS" w:eastAsia="Arial Unicode MS"/>
          <w:rtl w:val="0"/>
          <w:lang w:val="en-US"/>
        </w:rPr>
        <w:t>My HealtheVet secondary navigation</w:t>
      </w:r>
      <w:bookmarkEnd w:id="19"/>
    </w:p>
    <w:p>
      <w:pPr>
        <w:pStyle w:val="Body"/>
        <w:spacing w:after="120"/>
      </w:pPr>
      <w:bookmarkEnd w:id="18"/>
      <w:r>
        <w:rPr>
          <w:rStyle w:val="None"/>
          <w:rtl w:val="0"/>
          <w:lang w:val="en-US"/>
        </w:rPr>
        <w:t>The new My HealtheVet website contains a new secondary navigation feature at the top of the portal page and below the main VA.gov navigation menus. This set of tabs is persistent across all use cases within the portal on both desktop and mobile devices, allowing users to switch easily between tools. The navigation tabs link to the main page of each health tool within the integrated portal on VA.gov. The highlighted link signals what tool the user is on.</w:t>
      </w:r>
    </w:p>
    <w:p>
      <w:pPr>
        <w:pStyle w:val="Body"/>
        <w:keepNext w:val="1"/>
      </w:pPr>
      <w:r>
        <w:rPr>
          <w:rStyle w:val="None"/>
        </w:rPr>
        <w:drawing xmlns:a="http://schemas.openxmlformats.org/drawingml/2006/main">
          <wp:inline distT="0" distB="0" distL="0" distR="0">
            <wp:extent cx="5581650" cy="1775461"/>
            <wp:effectExtent l="0" t="0" r="0" b="0"/>
            <wp:docPr id="1073741838" name="officeArt object" descr="image2.png"/>
            <wp:cNvGraphicFramePr/>
            <a:graphic xmlns:a="http://schemas.openxmlformats.org/drawingml/2006/main">
              <a:graphicData uri="http://schemas.openxmlformats.org/drawingml/2006/picture">
                <pic:pic xmlns:pic="http://schemas.openxmlformats.org/drawingml/2006/picture">
                  <pic:nvPicPr>
                    <pic:cNvPr id="1073741838" name="image2.png" descr="image2.png"/>
                    <pic:cNvPicPr>
                      <a:picLocks noChangeAspect="1"/>
                    </pic:cNvPicPr>
                  </pic:nvPicPr>
                  <pic:blipFill>
                    <a:blip r:embed="rId7">
                      <a:extLst/>
                    </a:blip>
                    <a:srcRect l="0" t="0" r="0" b="39283"/>
                    <a:stretch>
                      <a:fillRect/>
                    </a:stretch>
                  </pic:blipFill>
                  <pic:spPr>
                    <a:xfrm>
                      <a:off x="0" y="0"/>
                      <a:ext cx="5581650" cy="1775461"/>
                    </a:xfrm>
                    <a:prstGeom prst="rect">
                      <a:avLst/>
                    </a:prstGeom>
                    <a:ln w="12700" cap="flat">
                      <a:solidFill>
                        <a:srgbClr val="000000"/>
                      </a:solidFill>
                      <a:prstDash val="solid"/>
                      <a:round/>
                    </a:ln>
                    <a:effectLst/>
                  </pic:spPr>
                </pic:pic>
              </a:graphicData>
            </a:graphic>
          </wp:inline>
        </w:drawing>
      </w:r>
    </w:p>
    <w:p>
      <w:pPr>
        <w:pStyle w:val="caption"/>
        <w:rPr>
          <w:rStyle w:val="None"/>
          <w:outline w:val="0"/>
          <w:color w:val="cc0000"/>
          <w:u w:color="cc0000"/>
          <w14:textFill>
            <w14:solidFill>
              <w14:srgbClr w14:val="CC0000"/>
            </w14:solidFill>
          </w14:textFill>
        </w:rPr>
      </w:pPr>
      <w:bookmarkStart w:name="_Hlk184302310" w:id="20"/>
      <w:r>
        <w:rPr>
          <w:rStyle w:val="None"/>
          <w:rtl w:val="0"/>
          <w:lang w:val="en-US"/>
        </w:rPr>
        <w:t>Figure 11. Desktop secondary navigation, with the "My HealtheVet" option highlighted because we're on the MHV Landing Page</w:t>
      </w:r>
      <w:bookmarkEnd w:id="20"/>
    </w:p>
    <w:p>
      <w:pPr>
        <w:pStyle w:val="Body"/>
        <w:keepNext w:val="1"/>
        <w:jc w:val="center"/>
      </w:pPr>
      <w:r>
        <w:rPr>
          <w:rStyle w:val="None"/>
          <w:outline w:val="0"/>
          <w:color w:val="cc0000"/>
          <w:u w:color="cc0000"/>
          <w14:textFill>
            <w14:solidFill>
              <w14:srgbClr w14:val="CC0000"/>
            </w14:solidFill>
          </w14:textFill>
        </w:rPr>
        <w:drawing xmlns:a="http://schemas.openxmlformats.org/drawingml/2006/main">
          <wp:inline distT="0" distB="0" distL="0" distR="0">
            <wp:extent cx="1765936" cy="2225706"/>
            <wp:effectExtent l="0" t="0" r="0" b="0"/>
            <wp:docPr id="1073741839" name="officeArt object"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screenshot of a phoneDescription automatically generated" descr="A screenshot of a phoneDescription automatically generated"/>
                    <pic:cNvPicPr>
                      <a:picLocks noChangeAspect="1"/>
                    </pic:cNvPicPr>
                  </pic:nvPicPr>
                  <pic:blipFill>
                    <a:blip r:embed="rId8">
                      <a:extLst/>
                    </a:blip>
                    <a:stretch>
                      <a:fillRect/>
                    </a:stretch>
                  </pic:blipFill>
                  <pic:spPr>
                    <a:xfrm>
                      <a:off x="0" y="0"/>
                      <a:ext cx="1765936" cy="2225706"/>
                    </a:xfrm>
                    <a:prstGeom prst="rect">
                      <a:avLst/>
                    </a:prstGeom>
                    <a:ln w="12700" cap="flat">
                      <a:solidFill>
                        <a:srgbClr val="000000"/>
                      </a:solidFill>
                      <a:prstDash val="solid"/>
                      <a:round/>
                    </a:ln>
                    <a:effectLst/>
                  </pic:spPr>
                </pic:pic>
              </a:graphicData>
            </a:graphic>
          </wp:inline>
        </w:drawing>
      </w:r>
    </w:p>
    <w:p>
      <w:pPr>
        <w:pStyle w:val="caption"/>
        <w:jc w:val="center"/>
      </w:pPr>
      <w:r>
        <w:rPr>
          <w:rStyle w:val="None"/>
          <w:rtl w:val="0"/>
          <w:lang w:val="en-US"/>
        </w:rPr>
        <w:t>Figure 12. Mobile version of secondary navigation, also highlighting the Landing Page</w:t>
      </w:r>
    </w:p>
    <w:p>
      <w:pPr>
        <w:pStyle w:val="Heading 3"/>
      </w:pPr>
      <w:bookmarkStart w:name="_Toc14" w:id="21"/>
      <w:bookmarkStart w:name="_headingh.g6nedieh7gho" w:id="22"/>
      <w:bookmarkEnd w:id="22"/>
      <w:r>
        <w:rPr>
          <w:rStyle w:val="None"/>
          <w:rFonts w:cs="Arial Unicode MS" w:eastAsia="Arial Unicode MS"/>
          <w:rtl w:val="0"/>
        </w:rPr>
        <w:t>G</w:t>
      </w:r>
      <w:r>
        <w:rPr>
          <w:rStyle w:val="None"/>
          <w:rFonts w:cs="Arial Unicode MS" w:eastAsia="Arial Unicode MS"/>
          <w:rtl w:val="0"/>
          <w:lang w:val="en-US"/>
        </w:rPr>
        <w:t>etting back to the previous version of My HealtheVet</w:t>
      </w:r>
      <w:bookmarkEnd w:id="21"/>
    </w:p>
    <w:p>
      <w:pPr>
        <w:pStyle w:val="Body"/>
      </w:pPr>
      <w:r>
        <w:rPr>
          <w:rStyle w:val="None"/>
          <w:rtl w:val="0"/>
          <w:lang w:val="en-US"/>
        </w:rPr>
        <w:t xml:space="preserve">Users can go back to the previous My HealtheVet website by </w:t>
      </w:r>
      <w:r>
        <w:rPr>
          <w:rStyle w:val="None"/>
          <w:b w:val="1"/>
          <w:bCs w:val="1"/>
          <w:rtl w:val="0"/>
          <w:lang w:val="en-US"/>
        </w:rPr>
        <w:t xml:space="preserve">clicking the link in the second main paragraph on the landing page, </w:t>
      </w:r>
      <w:r>
        <w:rPr>
          <w:rStyle w:val="None"/>
          <w:rtl w:val="0"/>
          <w:lang w:val="en-US"/>
        </w:rPr>
        <w:t xml:space="preserve">labeled </w:t>
      </w:r>
      <w:r>
        <w:rPr>
          <w:rStyle w:val="None"/>
          <w:rtl w:val="1"/>
          <w:lang w:val="ar-SA" w:bidi="ar-SA"/>
        </w:rPr>
        <w:t>“</w:t>
      </w:r>
      <w:r>
        <w:rPr>
          <w:rStyle w:val="None"/>
          <w:rtl w:val="0"/>
          <w:lang w:val="en-US"/>
        </w:rPr>
        <w:t>Go back to the previous version of My HealtheVet</w:t>
      </w:r>
      <w:r>
        <w:rPr>
          <w:rStyle w:val="None"/>
          <w:rtl w:val="0"/>
        </w:rPr>
        <w:t>”</w:t>
      </w:r>
      <w:r>
        <w:rPr>
          <w:rStyle w:val="None"/>
          <w:rtl w:val="0"/>
        </w:rPr>
        <w:t>:</w:t>
      </w:r>
    </w:p>
    <w:p>
      <w:pPr>
        <w:pStyle w:val="Body"/>
        <w:jc w:val="center"/>
      </w:pPr>
      <w:r>
        <w:rPr>
          <w:rStyle w:val="None"/>
        </w:rPr>
        <mc:AlternateContent>
          <mc:Choice Requires="wpg">
            <w:drawing xmlns:a="http://schemas.openxmlformats.org/drawingml/2006/main">
              <wp:inline distT="0" distB="0" distL="0" distR="0">
                <wp:extent cx="4954484" cy="2566554"/>
                <wp:effectExtent l="0" t="0" r="0" b="0"/>
                <wp:docPr id="1073741842" name="officeArt object" descr="Group 5"/>
                <wp:cNvGraphicFramePr/>
                <a:graphic xmlns:a="http://schemas.openxmlformats.org/drawingml/2006/main">
                  <a:graphicData uri="http://schemas.microsoft.com/office/word/2010/wordprocessingGroup">
                    <wpg:wgp>
                      <wpg:cNvGrpSpPr/>
                      <wpg:grpSpPr>
                        <a:xfrm>
                          <a:off x="0" y="0"/>
                          <a:ext cx="4954484" cy="2566554"/>
                          <a:chOff x="0" y="0"/>
                          <a:chExt cx="4954483" cy="2566553"/>
                        </a:xfrm>
                      </wpg:grpSpPr>
                      <pic:pic xmlns:pic="http://schemas.openxmlformats.org/drawingml/2006/picture">
                        <pic:nvPicPr>
                          <pic:cNvPr id="1073741840" name="Picture 1843131882" descr="Picture 1843131882"/>
                          <pic:cNvPicPr>
                            <a:picLocks noChangeAspect="1"/>
                          </pic:cNvPicPr>
                        </pic:nvPicPr>
                        <pic:blipFill>
                          <a:blip r:embed="rId15">
                            <a:extLst/>
                          </a:blip>
                          <a:stretch>
                            <a:fillRect/>
                          </a:stretch>
                        </pic:blipFill>
                        <pic:spPr>
                          <a:xfrm>
                            <a:off x="-1" y="0"/>
                            <a:ext cx="4954485" cy="2566554"/>
                          </a:xfrm>
                          <a:prstGeom prst="rect">
                            <a:avLst/>
                          </a:prstGeom>
                          <a:ln w="9525" cap="flat">
                            <a:solidFill>
                              <a:schemeClr val="accent1"/>
                            </a:solidFill>
                            <a:prstDash val="solid"/>
                            <a:round/>
                          </a:ln>
                          <a:effectLst/>
                        </pic:spPr>
                      </pic:pic>
                      <wps:wsp>
                        <wps:cNvPr id="1073741841" name="Rounded Rectangle 1111228696"/>
                        <wps:cNvSpPr/>
                        <wps:spPr>
                          <a:xfrm>
                            <a:off x="72740" y="2098962"/>
                            <a:ext cx="3146133" cy="378105"/>
                          </a:xfrm>
                          <a:prstGeom prst="roundRect">
                            <a:avLst>
                              <a:gd name="adj" fmla="val 16667"/>
                            </a:avLst>
                          </a:prstGeom>
                          <a:noFill/>
                          <a:ln w="25400" cap="flat">
                            <a:solidFill>
                              <a:schemeClr val="accent4"/>
                            </a:solidFill>
                            <a:prstDash val="solid"/>
                            <a:round/>
                          </a:ln>
                          <a:effectLst/>
                        </wps:spPr>
                        <wps:bodyPr/>
                      </wps:wsp>
                    </wpg:wgp>
                  </a:graphicData>
                </a:graphic>
              </wp:inline>
            </w:drawing>
          </mc:Choice>
          <mc:Fallback>
            <w:pict>
              <v:group id="_x0000_s1029" style="visibility:visible;width:390.1pt;height:202.1pt;" coordorigin="0,0" coordsize="4954483,2566554">
                <v:shape id="_x0000_s1030" type="#_x0000_t75" style="position:absolute;left:0;top:0;width:4954483;height:2566554;">
                  <v:imagedata r:id="rId15" o:title="image13.png"/>
                </v:shape>
                <v:roundrect id="_x0000_s1031" style="position:absolute;left:72741;top:2098963;width:3146132;height:378104;" adj="3600">
                  <v:fill on="f"/>
                  <v:stroke filltype="solid" color="#FFC000" opacity="100.0%" weight="2.0pt" dashstyle="solid" endcap="flat" joinstyle="round" linestyle="single" startarrow="none" startarrowwidth="medium" startarrowlength="medium" endarrow="none" endarrowwidth="medium" endarrowlength="medium"/>
                </v:roundrect>
              </v:group>
            </w:pict>
          </mc:Fallback>
        </mc:AlternateContent>
      </w:r>
    </w:p>
    <w:p>
      <w:pPr>
        <w:pStyle w:val="Heading 3"/>
      </w:pPr>
      <w:bookmarkStart w:name="_Toc15" w:id="23"/>
      <w:r>
        <w:rPr>
          <w:rStyle w:val="None"/>
          <w:rFonts w:cs="Arial Unicode MS" w:eastAsia="Arial Unicode MS"/>
          <w:rtl w:val="0"/>
          <w:lang w:val="en-US"/>
        </w:rPr>
        <w:t>Links within landing page</w:t>
      </w:r>
      <w:bookmarkEnd w:id="23"/>
    </w:p>
    <w:p>
      <w:pPr>
        <w:pStyle w:val="Body"/>
      </w:pPr>
      <w:r>
        <w:rPr>
          <w:rStyle w:val="None"/>
          <w:rtl w:val="0"/>
          <w:lang w:val="en-US"/>
        </w:rPr>
        <w:t xml:space="preserve">The links are generally self-explanatory, with the main features within each tool displayed as hyperlinks. </w:t>
      </w:r>
    </w:p>
    <w:p>
      <w:pPr>
        <w:pStyle w:val="Body"/>
      </w:pPr>
      <w:r>
        <w:rPr>
          <w:rStyle w:val="None"/>
          <w:rtl w:val="0"/>
          <w:lang w:val="en-US"/>
        </w:rPr>
        <w:t xml:space="preserve">Note: The link in the </w:t>
      </w:r>
      <w:r>
        <w:rPr>
          <w:rStyle w:val="None"/>
          <w:rtl w:val="1"/>
          <w:lang w:val="ar-SA" w:bidi="ar-SA"/>
        </w:rPr>
        <w:t>“</w:t>
      </w:r>
      <w:r>
        <w:rPr>
          <w:rStyle w:val="None"/>
          <w:rtl w:val="0"/>
          <w:lang w:val="en-US"/>
        </w:rPr>
        <w:t>Medical records</w:t>
      </w:r>
      <w:r>
        <w:rPr>
          <w:rStyle w:val="None"/>
          <w:rtl w:val="0"/>
        </w:rPr>
        <w:t xml:space="preserve">” </w:t>
      </w:r>
      <w:r>
        <w:rPr>
          <w:rStyle w:val="None"/>
          <w:rtl w:val="0"/>
          <w:lang w:val="en-US"/>
        </w:rPr>
        <w:t>box now directs the user to the new VA.gov version of that tool, as of mid-December 2024.</w:t>
      </w:r>
    </w:p>
    <w:p>
      <w:pPr>
        <w:pStyle w:val="Heading 2"/>
        <w:rPr>
          <w:rStyle w:val="None"/>
        </w:rPr>
      </w:pPr>
      <w:bookmarkStart w:name="_Toc16" w:id="24"/>
      <w:r>
        <w:rPr>
          <w:rStyle w:val="None"/>
          <w:rFonts w:cs="Arial Unicode MS" w:eastAsia="Arial Unicode MS"/>
          <w:rtl w:val="0"/>
          <w:lang w:val="en-US"/>
        </w:rPr>
        <w:t>4. Common issues and error messages</w:t>
      </w:r>
      <w:bookmarkEnd w:id="24"/>
    </w:p>
    <w:p>
      <w:pPr>
        <w:pStyle w:val="Body"/>
      </w:pPr>
      <w:r>
        <w:rPr>
          <w:rStyle w:val="None"/>
          <w:rtl w:val="0"/>
          <w:lang w:val="en-US"/>
        </w:rPr>
        <w:t xml:space="preserve">Neither the My HealtheVet landing page nor the navigation bar relies on back-end services in order to display. Therefore, there are no common issues or error messages apart from the account-related topics covered in Section 2, User Access. </w:t>
      </w:r>
    </w:p>
    <w:sectPr>
      <w:headerReference w:type="default" r:id="rId16"/>
      <w:footerReference w:type="default" r:id="rId17"/>
      <w:pgSz w:w="12240" w:h="15840" w:orient="portrait"/>
      <w:pgMar w:top="1440" w:right="1440" w:bottom="1143"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tabs>
        <w:tab w:val="center" w:pos="4680"/>
        <w:tab w:val="right" w:pos="9340"/>
        <w:tab w:val="right" w:pos="9340"/>
      </w:tabs>
      <w:jc w:val="right"/>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88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60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324" w:hanging="52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04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76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484" w:hanging="52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20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924" w:hanging="524"/>
      </w:pPr>
      <w:rPr>
        <w:rFonts w:ascii="Helvetica" w:cs="Helvetica" w:hAnsi="Helvetica" w:eastAsia="Helvetica"/>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644" w:hanging="52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124" w:hanging="52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44" w:hanging="52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564" w:hanging="5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284" w:hanging="52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5b616b"/>
      <w:spacing w:val="0"/>
      <w:kern w:val="0"/>
      <w:position w:val="0"/>
      <w:sz w:val="32"/>
      <w:szCs w:val="32"/>
      <w:u w:val="none" w:color="5b616b"/>
      <w:shd w:val="nil" w:color="auto" w:fill="auto"/>
      <w:vertAlign w:val="baseline"/>
      <w14:textOutline w14:w="12700" w14:cap="flat">
        <w14:noFill/>
        <w14:miter w14:lim="400000"/>
      </w14:textOutline>
      <w14:textFill>
        <w14:solidFill>
          <w14:srgbClr w14:val="5B616B"/>
        </w14:solidFill>
      </w14:textFill>
    </w:rPr>
  </w:style>
  <w:style w:type="paragraph" w:styleId="TOC 2">
    <w:name w:val="TOC 2"/>
    <w:next w:val="TOC 2"/>
    <w:pPr>
      <w:keepNext w:val="0"/>
      <w:keepLines w:val="0"/>
      <w:pageBreakBefore w:val="0"/>
      <w:widowControl w:val="1"/>
      <w:shd w:val="clear" w:color="auto" w:fill="auto"/>
      <w:tabs>
        <w:tab w:val="left" w:pos="720"/>
        <w:tab w:val="left" w:pos="960"/>
        <w:tab w:val="right" w:pos="9340" w:leader="dot"/>
      </w:tabs>
      <w:suppressAutoHyphens w:val="0"/>
      <w:bidi w:val="0"/>
      <w:spacing w:before="0" w:after="160" w:line="259" w:lineRule="auto"/>
      <w:ind w:left="475"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100" w:after="100" w:line="259" w:lineRule="auto"/>
      <w:ind w:left="0" w:right="0" w:firstLine="0"/>
      <w:jc w:val="left"/>
      <w:outlineLvl w:val="1"/>
    </w:pP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left" w:pos="960"/>
        <w:tab w:val="right" w:pos="9340" w:leader="dot"/>
      </w:tabs>
      <w:suppressAutoHyphens w:val="0"/>
      <w:bidi w:val="0"/>
      <w:spacing w:before="0" w:after="160" w:line="259" w:lineRule="auto"/>
      <w:ind w:left="48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40" w:after="120" w:line="259" w:lineRule="auto"/>
      <w:ind w:left="0" w:right="0" w:firstLine="0"/>
      <w:jc w:val="left"/>
      <w:outlineLvl w:val="2"/>
    </w:pPr>
    <w:rPr>
      <w:rFonts w:ascii="Helvetica Neue" w:cs="Helvetica Neue" w:hAnsi="Helvetica Neue" w:eastAsia="Helvetica Neue"/>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14:textOutline>
        <w14:noFill/>
      </w14:textOutline>
      <w14:textFill>
        <w14:solidFill>
          <w14:srgbClr w14:val="2F5496"/>
        </w14:solidFill>
      </w14:textFill>
    </w:rPr>
  </w:style>
  <w:style w:type="paragraph" w:styleId="TOC 4">
    <w:name w:val="TOC 4"/>
    <w:next w:val="TOC 4"/>
    <w:pPr>
      <w:keepNext w:val="0"/>
      <w:keepLines w:val="0"/>
      <w:pageBreakBefore w:val="0"/>
      <w:widowControl w:val="1"/>
      <w:shd w:val="clear" w:color="auto" w:fill="auto"/>
      <w:tabs>
        <w:tab w:val="right" w:pos="9340" w:leader="dot"/>
      </w:tabs>
      <w:suppressAutoHyphens w:val="0"/>
      <w:bidi w:val="0"/>
      <w:spacing w:before="0" w:after="100" w:line="259" w:lineRule="auto"/>
      <w:ind w:left="66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4">
    <w:name w:val="heading 4"/>
    <w:next w:val="Body"/>
    <w:pPr>
      <w:keepNext w:val="1"/>
      <w:keepLines w:val="1"/>
      <w:pageBreakBefore w:val="0"/>
      <w:widowControl w:val="1"/>
      <w:shd w:val="clear" w:color="auto" w:fill="auto"/>
      <w:suppressAutoHyphens w:val="0"/>
      <w:bidi w:val="0"/>
      <w:spacing w:before="240" w:after="40" w:line="259" w:lineRule="auto"/>
      <w:ind w:left="0" w:right="0" w:firstLine="0"/>
      <w:jc w:val="left"/>
      <w:outlineLvl w:val="3"/>
    </w:pPr>
    <w:rPr>
      <w:rFonts w:ascii="Calibri" w:cs="Calibri" w:hAnsi="Calibri" w:eastAsia="Calibri"/>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None">
    <w:name w:val="None"/>
  </w:style>
  <w:style w:type="character" w:styleId="Hyperlink.0">
    <w:name w:val="Hyperlink.0"/>
    <w:basedOn w:val="None"/>
    <w:next w:val="Hyperlink.0"/>
    <w:rPr>
      <w:outline w:val="0"/>
      <w:color w:val="1155cc"/>
      <w:u w:val="single" w:color="1155cc"/>
      <w14:textFill>
        <w14:solidFill>
          <w14:srgbClr w14:val="1155CC"/>
        </w14:solidFill>
      </w14:textFill>
    </w:rPr>
  </w:style>
  <w:style w:type="paragraph" w:styleId="caption">
    <w:name w:val="caption"/>
    <w:next w:val="Body"/>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libri" w:cs="Arial Unicode MS" w:hAnsi="Calibri" w:eastAsia="Arial Unicode MS"/>
      <w:b w:val="0"/>
      <w:bCs w:val="0"/>
      <w:i w:val="1"/>
      <w:iCs w:val="1"/>
      <w:caps w:val="0"/>
      <w:smallCaps w:val="0"/>
      <w:strike w:val="0"/>
      <w:dstrike w:val="0"/>
      <w:outline w:val="0"/>
      <w:color w:val="a7a7a7"/>
      <w:spacing w:val="0"/>
      <w:kern w:val="0"/>
      <w:position w:val="0"/>
      <w:sz w:val="18"/>
      <w:szCs w:val="18"/>
      <w:u w:val="none" w:color="a7a7a7"/>
      <w:shd w:val="nil" w:color="auto" w:fill="auto"/>
      <w:vertAlign w:val="baseline"/>
      <w:lang w:val="en-US"/>
      <w14:textOutline w14:w="12700" w14:cap="flat">
        <w14:noFill/>
        <w14:miter w14:lim="400000"/>
      </w14:textOutline>
      <w14:textFill>
        <w14:solidFill>
          <w14:srgbClr w14:val="A7A7A7"/>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457200" rtl="0" fontAlgn="auto" latinLnBrk="0" hangingPunct="0">
          <a:lnSpc>
            <a:spcPct val="100000"/>
          </a:lnSpc>
          <a:spcBef>
            <a:spcPts val="1000"/>
          </a:spcBef>
          <a:spcAft>
            <a:spcPts val="0"/>
          </a:spcAft>
          <a:buClrTx/>
          <a:buSzTx/>
          <a:buFontTx/>
          <a:buNone/>
          <a:tabLst/>
          <a:defRPr b="0" baseline="0" cap="none" i="1" spc="0" strike="noStrike" sz="900" u="none" kumimoji="0" normalizeH="0">
            <a:ln>
              <a:noFill/>
            </a:ln>
            <a:solidFill>
              <a:srgbClr val="A7A7A7"/>
            </a:solidFill>
            <a:effectLst/>
            <a:uFill>
              <a:solidFill>
                <a:srgbClr val="A7A7A7"/>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