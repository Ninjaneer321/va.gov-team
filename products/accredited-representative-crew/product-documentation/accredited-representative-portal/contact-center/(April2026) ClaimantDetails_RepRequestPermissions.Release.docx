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k="http://schemas.microsoft.com/office/drawing/2018/sketchyshapes" xmlns:a14="http://schemas.microsoft.com/office/drawing/2010/main" mc:Ignorable="w14 w15 w16se w16cid w16 w16cex w16sdtdh w16sdtfl w16du wp14">
  <w:body>
    <w:p w:rsidR="009E249E" w:rsidP="001F26FD" w:rsidRDefault="00396E30" w14:paraId="672A6659" w14:textId="77777777">
      <w:bookmarkStart w:name="_heading=h.b3lf8vfc14g9" w:colFirst="0" w:colLast="0" w:id="0"/>
      <w:bookmarkEnd w:id="0"/>
      <w:r>
        <w:rPr>
          <w:noProof/>
        </w:rPr>
        <w:drawing>
          <wp:inline distT="0" distB="0" distL="0" distR="0" wp14:anchorId="666651DF" wp14:editId="07777777">
            <wp:extent cx="4643708" cy="2812819"/>
            <wp:effectExtent l="0" t="0" r="0" b="0"/>
            <wp:docPr id="1455036147" name="image56.png" descr="Title Banner with VA seal and text reading: VA US Department of Veterans Affairs"/>
            <wp:cNvGraphicFramePr/>
            <a:graphic xmlns:a="http://schemas.openxmlformats.org/drawingml/2006/main">
              <a:graphicData uri="http://schemas.openxmlformats.org/drawingml/2006/picture">
                <pic:pic xmlns:pic="http://schemas.openxmlformats.org/drawingml/2006/picture">
                  <pic:nvPicPr>
                    <pic:cNvPr id="0" name="image56.png" descr="Title Banner with VA seal and text reading: VA US Department of Veterans Affairs"/>
                    <pic:cNvPicPr preferRelativeResize="0"/>
                  </pic:nvPicPr>
                  <pic:blipFill>
                    <a:blip r:embed="rId11"/>
                    <a:srcRect/>
                    <a:stretch>
                      <a:fillRect/>
                    </a:stretch>
                  </pic:blipFill>
                  <pic:spPr>
                    <a:xfrm>
                      <a:off x="0" y="0"/>
                      <a:ext cx="4643708" cy="2812819"/>
                    </a:xfrm>
                    <a:prstGeom prst="rect">
                      <a:avLst/>
                    </a:prstGeom>
                    <a:ln/>
                  </pic:spPr>
                </pic:pic>
              </a:graphicData>
            </a:graphic>
          </wp:inline>
        </w:drawing>
      </w:r>
    </w:p>
    <w:p w:rsidR="009E249E" w:rsidP="59E7B137" w:rsidRDefault="00396E30" w14:paraId="19F2D7EA" w14:textId="2DF52EF5">
      <w:pPr>
        <w:pStyle w:val="Title"/>
      </w:pPr>
      <w:bookmarkStart w:name="_heading=h.z8yvhtv68aso" w:id="1"/>
      <w:bookmarkEnd w:id="1"/>
      <w:r w:rsidR="098DCD25">
        <w:rPr/>
        <w:t>Claimant Overvie</w:t>
      </w:r>
      <w:r w:rsidR="36190EE8">
        <w:rPr/>
        <w:t>w and Representation Requests</w:t>
      </w:r>
      <w:r w:rsidR="00396E30">
        <w:rPr/>
        <w:t xml:space="preserve"> </w:t>
      </w:r>
      <w:r w:rsidR="64761155">
        <w:rPr/>
        <w:t xml:space="preserve">Permissions </w:t>
      </w:r>
      <w:r w:rsidR="00396E30">
        <w:rPr/>
        <w:t>Release to Accredited Representative Portal</w:t>
      </w:r>
    </w:p>
    <w:p w:rsidR="009E249E" w:rsidP="001F26FD" w:rsidRDefault="00396E30" w14:paraId="13CA2E66" w14:textId="0206DB00">
      <w:r w:rsidR="00396E30">
        <w:rPr/>
        <w:t xml:space="preserve">Version </w:t>
      </w:r>
      <w:r w:rsidR="115E7263">
        <w:rPr/>
        <w:t>4</w:t>
      </w:r>
    </w:p>
    <w:p w:rsidR="009E249E" w:rsidP="001F26FD" w:rsidRDefault="00396E30" w14:paraId="2D554D41" w14:textId="7327264A">
      <w:r w:rsidR="00396E30">
        <w:rPr/>
        <w:t xml:space="preserve">Launch: </w:t>
      </w:r>
      <w:r w:rsidR="593A6C63">
        <w:rPr/>
        <w:t>April</w:t>
      </w:r>
      <w:r w:rsidR="00781A8F">
        <w:rPr/>
        <w:t xml:space="preserve"> 2026</w:t>
      </w:r>
      <w:r>
        <w:br w:type="page"/>
      </w:r>
    </w:p>
    <w:p w:rsidR="009E249E" w:rsidP="00781A8F" w:rsidRDefault="00396E30" w14:paraId="4B08E8BD" w14:textId="77777777">
      <w:pPr>
        <w:pStyle w:val="Heading2"/>
      </w:pPr>
      <w:r>
        <w:lastRenderedPageBreak/>
        <w:t>Revision History</w:t>
      </w:r>
    </w:p>
    <w:tbl>
      <w:tblPr>
        <w:tblStyle w:val="1"/>
        <w:tblW w:w="9390" w:type="dxa"/>
        <w:tblInd w:w="30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Look w:val="0600" w:firstRow="0" w:lastRow="0" w:firstColumn="0" w:lastColumn="0" w:noHBand="1" w:noVBand="1"/>
      </w:tblPr>
      <w:tblGrid>
        <w:gridCol w:w="1095"/>
        <w:gridCol w:w="1140"/>
        <w:gridCol w:w="3540"/>
        <w:gridCol w:w="3615"/>
      </w:tblGrid>
      <w:tr w:rsidR="009E249E" w:rsidTr="59E7B137" w14:paraId="515F3EAA" w14:textId="77777777">
        <w:trPr>
          <w:trHeight w:val="432"/>
        </w:trPr>
        <w:tc>
          <w:tcPr>
            <w:tcW w:w="1095" w:type="dxa"/>
            <w:shd w:val="clear" w:color="auto" w:fill="D9D9D9" w:themeFill="background1" w:themeFillShade="D9"/>
            <w:tcMar>
              <w:top w:w="100" w:type="dxa"/>
              <w:left w:w="100" w:type="dxa"/>
              <w:bottom w:w="100" w:type="dxa"/>
              <w:right w:w="100" w:type="dxa"/>
            </w:tcMar>
          </w:tcPr>
          <w:p w:rsidR="009E249E" w:rsidP="001F26FD" w:rsidRDefault="00396E30" w14:paraId="491072FA" w14:textId="77777777">
            <w:r>
              <w:t>Date</w:t>
            </w:r>
          </w:p>
        </w:tc>
        <w:tc>
          <w:tcPr>
            <w:tcW w:w="1140" w:type="dxa"/>
            <w:shd w:val="clear" w:color="auto" w:fill="D9D9D9" w:themeFill="background1" w:themeFillShade="D9"/>
            <w:tcMar>
              <w:top w:w="100" w:type="dxa"/>
              <w:left w:w="100" w:type="dxa"/>
              <w:bottom w:w="100" w:type="dxa"/>
              <w:right w:w="100" w:type="dxa"/>
            </w:tcMar>
          </w:tcPr>
          <w:p w:rsidR="009E249E" w:rsidP="001F26FD" w:rsidRDefault="00396E30" w14:paraId="6B814A1E" w14:textId="77777777">
            <w:r>
              <w:t>Version</w:t>
            </w:r>
          </w:p>
        </w:tc>
        <w:tc>
          <w:tcPr>
            <w:tcW w:w="3540" w:type="dxa"/>
            <w:shd w:val="clear" w:color="auto" w:fill="D9D9D9" w:themeFill="background1" w:themeFillShade="D9"/>
            <w:tcMar>
              <w:top w:w="100" w:type="dxa"/>
              <w:left w:w="100" w:type="dxa"/>
              <w:bottom w:w="100" w:type="dxa"/>
              <w:right w:w="100" w:type="dxa"/>
            </w:tcMar>
          </w:tcPr>
          <w:p w:rsidR="009E249E" w:rsidP="001F26FD" w:rsidRDefault="00396E30" w14:paraId="31FF54C8" w14:textId="77777777">
            <w:r>
              <w:t>Description</w:t>
            </w:r>
          </w:p>
        </w:tc>
        <w:tc>
          <w:tcPr>
            <w:tcW w:w="3615" w:type="dxa"/>
            <w:shd w:val="clear" w:color="auto" w:fill="D9D9D9" w:themeFill="background1" w:themeFillShade="D9"/>
            <w:tcMar>
              <w:top w:w="100" w:type="dxa"/>
              <w:left w:w="100" w:type="dxa"/>
              <w:bottom w:w="100" w:type="dxa"/>
              <w:right w:w="100" w:type="dxa"/>
            </w:tcMar>
          </w:tcPr>
          <w:p w:rsidR="009E249E" w:rsidP="001F26FD" w:rsidRDefault="00396E30" w14:paraId="1C7DF0E4" w14:textId="77777777">
            <w:r>
              <w:t>Author</w:t>
            </w:r>
          </w:p>
        </w:tc>
      </w:tr>
      <w:tr w:rsidR="009E249E" w:rsidTr="59E7B137" w14:paraId="573199BB" w14:textId="77777777">
        <w:tc>
          <w:tcPr>
            <w:tcW w:w="1095" w:type="dxa"/>
            <w:tcMar>
              <w:top w:w="100" w:type="dxa"/>
              <w:left w:w="100" w:type="dxa"/>
              <w:bottom w:w="100" w:type="dxa"/>
              <w:right w:w="100" w:type="dxa"/>
            </w:tcMar>
          </w:tcPr>
          <w:p w:rsidR="009E249E" w:rsidP="001F26FD" w:rsidRDefault="00396E30" w14:paraId="09120D6D" w14:textId="77777777">
            <w:r>
              <w:t>9/2025</w:t>
            </w:r>
          </w:p>
        </w:tc>
        <w:tc>
          <w:tcPr>
            <w:tcW w:w="1140" w:type="dxa"/>
            <w:tcMar>
              <w:top w:w="100" w:type="dxa"/>
              <w:left w:w="100" w:type="dxa"/>
              <w:bottom w:w="100" w:type="dxa"/>
              <w:right w:w="100" w:type="dxa"/>
            </w:tcMar>
          </w:tcPr>
          <w:p w:rsidR="009E249E" w:rsidP="001F26FD" w:rsidRDefault="00396E30" w14:paraId="7FDB2701" w14:textId="77777777">
            <w:r>
              <w:t>001</w:t>
            </w:r>
          </w:p>
        </w:tc>
        <w:tc>
          <w:tcPr>
            <w:tcW w:w="3540" w:type="dxa"/>
            <w:tcMar>
              <w:top w:w="100" w:type="dxa"/>
              <w:left w:w="100" w:type="dxa"/>
              <w:bottom w:w="100" w:type="dxa"/>
              <w:right w:w="100" w:type="dxa"/>
            </w:tcMar>
          </w:tcPr>
          <w:p w:rsidR="009E249E" w:rsidP="001F26FD" w:rsidRDefault="00396E30" w14:paraId="2226B122" w14:textId="77777777">
            <w:r>
              <w:t>Public release of the Accredited Representative Portal</w:t>
            </w:r>
          </w:p>
        </w:tc>
        <w:tc>
          <w:tcPr>
            <w:tcW w:w="3615" w:type="dxa"/>
            <w:tcMar>
              <w:top w:w="100" w:type="dxa"/>
              <w:left w:w="100" w:type="dxa"/>
              <w:bottom w:w="100" w:type="dxa"/>
              <w:right w:w="100" w:type="dxa"/>
            </w:tcMar>
          </w:tcPr>
          <w:p w:rsidR="009E249E" w:rsidP="001F26FD" w:rsidRDefault="00396E30" w14:paraId="74975B9C" w14:textId="77777777">
            <w:r>
              <w:t>Benefits Portfolio/Accredited Representative Facing team</w:t>
            </w:r>
          </w:p>
        </w:tc>
      </w:tr>
      <w:tr w:rsidR="009E249E" w:rsidTr="59E7B137" w14:paraId="1E580212" w14:textId="77777777">
        <w:tc>
          <w:tcPr>
            <w:tcW w:w="1095" w:type="dxa"/>
            <w:tcMar>
              <w:top w:w="100" w:type="dxa"/>
              <w:left w:w="100" w:type="dxa"/>
              <w:bottom w:w="100" w:type="dxa"/>
              <w:right w:w="100" w:type="dxa"/>
            </w:tcMar>
          </w:tcPr>
          <w:p w:rsidR="009E249E" w:rsidP="001F26FD" w:rsidRDefault="00396E30" w14:paraId="7EAD7D52" w14:textId="77777777">
            <w:r>
              <w:t>11/2025</w:t>
            </w:r>
          </w:p>
        </w:tc>
        <w:tc>
          <w:tcPr>
            <w:tcW w:w="1140" w:type="dxa"/>
            <w:tcMar>
              <w:top w:w="100" w:type="dxa"/>
              <w:left w:w="100" w:type="dxa"/>
              <w:bottom w:w="100" w:type="dxa"/>
              <w:right w:w="100" w:type="dxa"/>
            </w:tcMar>
          </w:tcPr>
          <w:p w:rsidR="009E249E" w:rsidP="001F26FD" w:rsidRDefault="00396E30" w14:paraId="693BC5D1" w14:textId="77777777">
            <w:r>
              <w:t>002</w:t>
            </w:r>
          </w:p>
        </w:tc>
        <w:tc>
          <w:tcPr>
            <w:tcW w:w="3540" w:type="dxa"/>
            <w:tcMar>
              <w:top w:w="100" w:type="dxa"/>
              <w:left w:w="100" w:type="dxa"/>
              <w:bottom w:w="100" w:type="dxa"/>
              <w:right w:w="100" w:type="dxa"/>
            </w:tcMar>
          </w:tcPr>
          <w:p w:rsidR="009E249E" w:rsidP="001F26FD" w:rsidRDefault="00396E30" w14:paraId="4165D8F5" w14:textId="77777777">
            <w:r>
              <w:t>Adding the ID.me sign-in method</w:t>
            </w:r>
          </w:p>
        </w:tc>
        <w:tc>
          <w:tcPr>
            <w:tcW w:w="3615" w:type="dxa"/>
            <w:tcMar>
              <w:top w:w="100" w:type="dxa"/>
              <w:left w:w="100" w:type="dxa"/>
              <w:bottom w:w="100" w:type="dxa"/>
              <w:right w:w="100" w:type="dxa"/>
            </w:tcMar>
          </w:tcPr>
          <w:p w:rsidR="009E249E" w:rsidP="001F26FD" w:rsidRDefault="00396E30" w14:paraId="2D73D739" w14:textId="77777777">
            <w:r>
              <w:t>Benefits Portfolio/Accredited Representative Facing team</w:t>
            </w:r>
          </w:p>
        </w:tc>
      </w:tr>
      <w:tr w:rsidR="00781A8F" w:rsidTr="59E7B137" w14:paraId="0925D6F4" w14:textId="77777777">
        <w:tc>
          <w:tcPr>
            <w:tcW w:w="1095" w:type="dxa"/>
            <w:tcMar>
              <w:top w:w="100" w:type="dxa"/>
              <w:left w:w="100" w:type="dxa"/>
              <w:bottom w:w="100" w:type="dxa"/>
              <w:right w:w="100" w:type="dxa"/>
            </w:tcMar>
          </w:tcPr>
          <w:p w:rsidR="00781A8F" w:rsidP="001F26FD" w:rsidRDefault="00781A8F" w14:paraId="5BC2CB60" w14:textId="3E03AD4A">
            <w:r>
              <w:t>1/2026</w:t>
            </w:r>
          </w:p>
        </w:tc>
        <w:tc>
          <w:tcPr>
            <w:tcW w:w="1140" w:type="dxa"/>
            <w:tcMar>
              <w:top w:w="100" w:type="dxa"/>
              <w:left w:w="100" w:type="dxa"/>
              <w:bottom w:w="100" w:type="dxa"/>
              <w:right w:w="100" w:type="dxa"/>
            </w:tcMar>
          </w:tcPr>
          <w:p w:rsidR="00781A8F" w:rsidP="001F26FD" w:rsidRDefault="00781A8F" w14:paraId="5B0110B1" w14:textId="7E85C67B">
            <w:r>
              <w:t>003</w:t>
            </w:r>
          </w:p>
        </w:tc>
        <w:tc>
          <w:tcPr>
            <w:tcW w:w="3540" w:type="dxa"/>
            <w:tcMar>
              <w:top w:w="100" w:type="dxa"/>
              <w:left w:w="100" w:type="dxa"/>
              <w:bottom w:w="100" w:type="dxa"/>
              <w:right w:w="100" w:type="dxa"/>
            </w:tcMar>
          </w:tcPr>
          <w:p w:rsidR="00781A8F" w:rsidP="001F26FD" w:rsidRDefault="00781A8F" w14:paraId="52EA48F1" w14:textId="236B6944">
            <w:r>
              <w:t>Adding submission of VA Form 21-0966 (</w:t>
            </w:r>
            <w:r w:rsidRPr="00781A8F">
              <w:t>Intent to File a Claim for Compensation and/or Pension, or Survivors Pension and/or DIC</w:t>
            </w:r>
            <w:r>
              <w:t>)</w:t>
            </w:r>
          </w:p>
        </w:tc>
        <w:tc>
          <w:tcPr>
            <w:tcW w:w="3615" w:type="dxa"/>
            <w:tcMar>
              <w:top w:w="100" w:type="dxa"/>
              <w:left w:w="100" w:type="dxa"/>
              <w:bottom w:w="100" w:type="dxa"/>
              <w:right w:w="100" w:type="dxa"/>
            </w:tcMar>
          </w:tcPr>
          <w:p w:rsidR="00781A8F" w:rsidP="001F26FD" w:rsidRDefault="00781A8F" w14:paraId="00FD1BF3" w14:textId="3D735D1A">
            <w:r w:rsidR="00781A8F">
              <w:rPr/>
              <w:t>Benefits Portfolio/Accredited Re</w:t>
            </w:r>
            <w:r w:rsidR="00781A8F">
              <w:rPr/>
              <w:t>presentative Crew</w:t>
            </w:r>
          </w:p>
        </w:tc>
      </w:tr>
      <w:tr w:rsidR="59E7B137" w:rsidTr="59E7B137" w14:paraId="753FC23C">
        <w:trPr>
          <w:trHeight w:val="300"/>
        </w:trPr>
        <w:tc>
          <w:tcPr>
            <w:tcW w:w="1095" w:type="dxa"/>
            <w:tcMar>
              <w:top w:w="100" w:type="dxa"/>
              <w:left w:w="100" w:type="dxa"/>
              <w:bottom w:w="100" w:type="dxa"/>
              <w:right w:w="100" w:type="dxa"/>
            </w:tcMar>
          </w:tcPr>
          <w:p w:rsidR="15977B31" w:rsidP="59E7B137" w:rsidRDefault="15977B31" w14:paraId="5DCD7777" w14:textId="678DB53A">
            <w:pPr>
              <w:pStyle w:val="Normal"/>
            </w:pPr>
            <w:r w:rsidR="15977B31">
              <w:rPr/>
              <w:t>4/2026</w:t>
            </w:r>
          </w:p>
        </w:tc>
        <w:tc>
          <w:tcPr>
            <w:tcW w:w="1140" w:type="dxa"/>
            <w:tcMar>
              <w:top w:w="100" w:type="dxa"/>
              <w:left w:w="100" w:type="dxa"/>
              <w:bottom w:w="100" w:type="dxa"/>
              <w:right w:w="100" w:type="dxa"/>
            </w:tcMar>
          </w:tcPr>
          <w:p w:rsidR="15977B31" w:rsidP="59E7B137" w:rsidRDefault="15977B31" w14:paraId="1452B88B" w14:textId="022980EA">
            <w:pPr>
              <w:pStyle w:val="Normal"/>
            </w:pPr>
            <w:r w:rsidR="15977B31">
              <w:rPr/>
              <w:t>004</w:t>
            </w:r>
          </w:p>
        </w:tc>
        <w:tc>
          <w:tcPr>
            <w:tcW w:w="3540" w:type="dxa"/>
            <w:tcMar>
              <w:top w:w="100" w:type="dxa"/>
              <w:left w:w="100" w:type="dxa"/>
              <w:bottom w:w="100" w:type="dxa"/>
              <w:right w:w="100" w:type="dxa"/>
            </w:tcMar>
          </w:tcPr>
          <w:p w:rsidR="15977B31" w:rsidP="59E7B137" w:rsidRDefault="15977B31" w14:paraId="2EF2C100" w14:textId="04860599">
            <w:pPr>
              <w:pStyle w:val="Normal"/>
              <w:suppressLineNumbers w:val="0"/>
              <w:bidi w:val="0"/>
              <w:spacing w:before="0" w:beforeAutospacing="off" w:after="0" w:afterAutospacing="off" w:line="276" w:lineRule="auto"/>
              <w:ind w:left="0" w:right="0"/>
              <w:jc w:val="left"/>
            </w:pPr>
            <w:r w:rsidR="15977B31">
              <w:rPr/>
              <w:t>Adding release of Claimant Overview</w:t>
            </w:r>
          </w:p>
          <w:p w:rsidR="15977B31" w:rsidP="59E7B137" w:rsidRDefault="15977B31" w14:paraId="6E52699C" w14:textId="5AD945C1">
            <w:pPr>
              <w:pStyle w:val="Normal"/>
              <w:suppressLineNumbers w:val="0"/>
              <w:bidi w:val="0"/>
              <w:spacing w:before="0" w:beforeAutospacing="off" w:after="0" w:afterAutospacing="off" w:line="276" w:lineRule="auto"/>
              <w:ind w:left="0" w:right="0"/>
              <w:jc w:val="left"/>
            </w:pPr>
            <w:r w:rsidR="15977B31">
              <w:rPr/>
              <w:t>Adding new</w:t>
            </w:r>
            <w:r w:rsidR="15977B31">
              <w:rPr/>
              <w:t xml:space="preserve"> </w:t>
            </w:r>
            <w:r w:rsidR="15977B31">
              <w:rPr/>
              <w:t>permission type for Representation Requests</w:t>
            </w:r>
          </w:p>
        </w:tc>
        <w:tc>
          <w:tcPr>
            <w:tcW w:w="3615" w:type="dxa"/>
            <w:tcMar>
              <w:top w:w="100" w:type="dxa"/>
              <w:left w:w="100" w:type="dxa"/>
              <w:bottom w:w="100" w:type="dxa"/>
              <w:right w:w="100" w:type="dxa"/>
            </w:tcMar>
          </w:tcPr>
          <w:p w:rsidR="15977B31" w:rsidRDefault="15977B31" w14:paraId="5F9E5AD7" w14:textId="3D735D1A">
            <w:r w:rsidR="15977B31">
              <w:rPr/>
              <w:t>Benefits Portfolio/Accredited Representative Crew</w:t>
            </w:r>
          </w:p>
          <w:p w:rsidR="59E7B137" w:rsidP="59E7B137" w:rsidRDefault="59E7B137" w14:paraId="5A67ACB3" w14:textId="14F45A4A">
            <w:pPr>
              <w:pStyle w:val="Normal"/>
            </w:pPr>
          </w:p>
        </w:tc>
      </w:tr>
    </w:tbl>
    <w:p w:rsidR="009E249E" w:rsidP="00781A8F" w:rsidRDefault="00396E30" w14:paraId="22E0FC93" w14:textId="77777777">
      <w:pPr>
        <w:pStyle w:val="Heading2"/>
      </w:pPr>
      <w:r>
        <w:br w:type="page"/>
      </w:r>
      <w:bookmarkStart w:name="bookmark=id.8wr1kmh8zdia" w:colFirst="0" w:colLast="0" w:id="2"/>
      <w:bookmarkEnd w:id="2"/>
      <w:r>
        <w:lastRenderedPageBreak/>
        <w:t>Table of Contents</w:t>
      </w:r>
    </w:p>
    <w:sdt>
      <w:sdtPr>
        <w:id w:val="-1591356687"/>
        <w:docPartObj>
          <w:docPartGallery w:val="Table of Contents"/>
          <w:docPartUnique/>
        </w:docPartObj>
      </w:sdtPr>
      <w:sdtContent>
        <w:p w:rsidR="00781A8F" w:rsidRDefault="00396E30" w14:paraId="6EA9B05F" w14:textId="77777777">
          <w:pPr>
            <w:pStyle w:val="TOC1"/>
            <w:tabs>
              <w:tab w:val="right" w:leader="dot" w:pos="9350"/>
            </w:tabs>
            <w:rPr>
              <w:rFonts w:asciiTheme="minorHAnsi" w:hAnsiTheme="minorHAnsi" w:eastAsiaTheme="minorEastAsia" w:cstheme="minorBidi"/>
              <w:noProof/>
              <w:kern w:val="2"/>
              <w:lang w:eastAsia="en-US"/>
              <w14:ligatures w14:val="standardContextual"/>
            </w:rPr>
          </w:pPr>
          <w:r>
            <w:fldChar w:fldCharType="begin"/>
          </w:r>
          <w:r>
            <w:instrText xml:space="preserve"> TOC \h \u \z \n \t "Heading 1,1,Heading 2,2,Heading 3,3,Heading 4,4,Heading 5,5,Heading 6,6,"</w:instrText>
          </w:r>
          <w:r>
            <w:fldChar w:fldCharType="separate"/>
          </w:r>
          <w:hyperlink w:history="1" w:anchor="_Toc218788175">
            <w:r w:rsidRPr="00E30DCD" w:rsidR="00781A8F">
              <w:rPr>
                <w:rStyle w:val="Hyperlink"/>
                <w:noProof/>
              </w:rPr>
              <w:t>Overvi</w:t>
            </w:r>
            <w:r w:rsidRPr="00E30DCD" w:rsidR="00781A8F">
              <w:rPr>
                <w:rStyle w:val="Hyperlink"/>
                <w:noProof/>
              </w:rPr>
              <w:t>e</w:t>
            </w:r>
            <w:r w:rsidRPr="00E30DCD" w:rsidR="00781A8F">
              <w:rPr>
                <w:rStyle w:val="Hyperlink"/>
                <w:noProof/>
              </w:rPr>
              <w:t>w</w:t>
            </w:r>
          </w:hyperlink>
        </w:p>
        <w:p w:rsidR="00781A8F" w:rsidRDefault="00781A8F" w14:paraId="7EE01B41" w14:textId="77777777">
          <w:pPr>
            <w:pStyle w:val="TOC1"/>
            <w:tabs>
              <w:tab w:val="right" w:leader="dot" w:pos="9350"/>
            </w:tabs>
            <w:rPr>
              <w:rFonts w:asciiTheme="minorHAnsi" w:hAnsiTheme="minorHAnsi" w:eastAsiaTheme="minorEastAsia" w:cstheme="minorBidi"/>
              <w:noProof/>
              <w:kern w:val="2"/>
              <w:lang w:eastAsia="en-US"/>
              <w14:ligatures w14:val="standardContextual"/>
            </w:rPr>
          </w:pPr>
          <w:hyperlink w:history="1" w:anchor="_Toc218788176">
            <w:r w:rsidRPr="00E30DCD">
              <w:rPr>
                <w:rStyle w:val="Hyperlink"/>
                <w:noProof/>
              </w:rPr>
              <w:t>User Access</w:t>
            </w:r>
          </w:hyperlink>
        </w:p>
        <w:p w:rsidR="00781A8F" w:rsidRDefault="00781A8F" w14:paraId="76827848" w14:textId="77777777">
          <w:pPr>
            <w:pStyle w:val="TOC1"/>
            <w:tabs>
              <w:tab w:val="right" w:leader="dot" w:pos="9350"/>
            </w:tabs>
            <w:rPr>
              <w:rFonts w:asciiTheme="minorHAnsi" w:hAnsiTheme="minorHAnsi" w:eastAsiaTheme="minorEastAsia" w:cstheme="minorBidi"/>
              <w:noProof/>
              <w:kern w:val="2"/>
              <w:lang w:eastAsia="en-US"/>
              <w14:ligatures w14:val="standardContextual"/>
            </w:rPr>
          </w:pPr>
          <w:hyperlink w:history="1" w:anchor="_Toc218788177">
            <w:r w:rsidRPr="00E30DCD">
              <w:rPr>
                <w:rStyle w:val="Hyperlink"/>
                <w:noProof/>
              </w:rPr>
              <w:t>Navigation</w:t>
            </w:r>
          </w:hyperlink>
        </w:p>
        <w:p w:rsidR="00781A8F" w:rsidRDefault="00781A8F" w14:paraId="064D631D" w14:textId="77777777">
          <w:pPr>
            <w:pStyle w:val="TOC1"/>
            <w:tabs>
              <w:tab w:val="right" w:leader="dot" w:pos="9350"/>
            </w:tabs>
            <w:rPr>
              <w:rFonts w:asciiTheme="minorHAnsi" w:hAnsiTheme="minorHAnsi" w:eastAsiaTheme="minorEastAsia" w:cstheme="minorBidi"/>
              <w:noProof/>
              <w:kern w:val="2"/>
              <w:lang w:eastAsia="en-US"/>
              <w14:ligatures w14:val="standardContextual"/>
            </w:rPr>
          </w:pPr>
          <w:hyperlink w:history="1" w:anchor="_Toc218788178">
            <w:r w:rsidRPr="00E30DCD">
              <w:rPr>
                <w:rStyle w:val="Hyperlink"/>
                <w:noProof/>
              </w:rPr>
              <w:t>Functionality</w:t>
            </w:r>
          </w:hyperlink>
        </w:p>
        <w:p w:rsidR="00781A8F" w:rsidRDefault="00781A8F" w14:paraId="61DFF3E0"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179">
            <w:r w:rsidRPr="00E30DCD">
              <w:rPr>
                <w:rStyle w:val="Hyperlink"/>
                <w:noProof/>
              </w:rPr>
              <w:t>1. Home page and help</w:t>
            </w:r>
          </w:hyperlink>
        </w:p>
        <w:p w:rsidR="00781A8F" w:rsidRDefault="00781A8F" w14:paraId="679BB5E2"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0">
            <w:r w:rsidRPr="00E30DCD">
              <w:rPr>
                <w:rStyle w:val="Hyperlink"/>
                <w:noProof/>
              </w:rPr>
              <w:t>2. Signing in to the portal</w:t>
            </w:r>
          </w:hyperlink>
        </w:p>
        <w:p w:rsidR="00781A8F" w:rsidRDefault="00781A8F" w14:paraId="5B9D9350"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1">
            <w:r w:rsidRPr="00E30DCD">
              <w:rPr>
                <w:rStyle w:val="Hyperlink"/>
                <w:noProof/>
              </w:rPr>
              <w:t>Setting up a portal account</w:t>
            </w:r>
          </w:hyperlink>
        </w:p>
        <w:p w:rsidR="00781A8F" w:rsidRDefault="00781A8F" w14:paraId="472959B3"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2">
            <w:r w:rsidRPr="00E30DCD">
              <w:rPr>
                <w:rStyle w:val="Hyperlink"/>
                <w:noProof/>
              </w:rPr>
              <w:t>Step 1: Identify the email on file with OGC</w:t>
            </w:r>
          </w:hyperlink>
        </w:p>
        <w:p w:rsidR="00781A8F" w:rsidRDefault="00781A8F" w14:paraId="1863089D"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3">
            <w:r w:rsidRPr="00E30DCD">
              <w:rPr>
                <w:rStyle w:val="Hyperlink"/>
                <w:noProof/>
              </w:rPr>
              <w:t>Step 2: Create a Login.gov or ID.me account</w:t>
            </w:r>
          </w:hyperlink>
        </w:p>
        <w:p w:rsidR="00781A8F" w:rsidRDefault="00781A8F" w14:paraId="2A4E27AF"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4">
            <w:r w:rsidRPr="00E30DCD">
              <w:rPr>
                <w:rStyle w:val="Hyperlink"/>
                <w:noProof/>
              </w:rPr>
              <w:t>Step 3: Associate the OGC email with the account</w:t>
            </w:r>
          </w:hyperlink>
        </w:p>
        <w:p w:rsidR="00781A8F" w:rsidRDefault="00781A8F" w14:paraId="13552457"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5">
            <w:r w:rsidRPr="00E30DCD">
              <w:rPr>
                <w:rStyle w:val="Hyperlink"/>
                <w:noProof/>
              </w:rPr>
              <w:t>Step 4: Sign in to the portal</w:t>
            </w:r>
          </w:hyperlink>
        </w:p>
        <w:p w:rsidR="00781A8F" w:rsidRDefault="00781A8F" w14:paraId="445FE72F"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6">
            <w:r w:rsidRPr="00E30DCD">
              <w:rPr>
                <w:rStyle w:val="Hyperlink"/>
                <w:noProof/>
              </w:rPr>
              <w:t>3. Dashboa</w:t>
            </w:r>
            <w:r w:rsidRPr="00E30DCD">
              <w:rPr>
                <w:rStyle w:val="Hyperlink"/>
                <w:noProof/>
              </w:rPr>
              <w:t>r</w:t>
            </w:r>
            <w:r w:rsidRPr="00E30DCD">
              <w:rPr>
                <w:rStyle w:val="Hyperlink"/>
                <w:noProof/>
              </w:rPr>
              <w:t>d</w:t>
            </w:r>
          </w:hyperlink>
        </w:p>
        <w:p w:rsidR="00781A8F" w:rsidRDefault="00781A8F" w14:paraId="2E34DE27"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7">
            <w:r w:rsidRPr="00E30DCD">
              <w:rPr>
                <w:rStyle w:val="Hyperlink"/>
                <w:noProof/>
              </w:rPr>
              <w:t>Authorized Dashboard</w:t>
            </w:r>
          </w:hyperlink>
        </w:p>
        <w:p w:rsidR="00781A8F" w:rsidRDefault="00781A8F" w14:paraId="3D3B3D1C"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8">
            <w:r w:rsidRPr="00E30DCD">
              <w:rPr>
                <w:rStyle w:val="Hyperlink"/>
                <w:noProof/>
              </w:rPr>
              <w:t>Find claimants you represent</w:t>
            </w:r>
          </w:hyperlink>
        </w:p>
        <w:p w:rsidR="00781A8F" w:rsidRDefault="00781A8F" w14:paraId="24A424D4"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89">
            <w:r w:rsidRPr="00E30DCD">
              <w:rPr>
                <w:rStyle w:val="Hyperlink"/>
                <w:noProof/>
              </w:rPr>
              <w:t>Review representation requests</w:t>
            </w:r>
          </w:hyperlink>
        </w:p>
        <w:p w:rsidR="00781A8F" w:rsidRDefault="00781A8F" w14:paraId="4825A1B2"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0">
            <w:r w:rsidRPr="00E30DCD">
              <w:rPr>
                <w:rStyle w:val="Hyperlink"/>
                <w:noProof/>
              </w:rPr>
              <w:t>Submit forms</w:t>
            </w:r>
          </w:hyperlink>
        </w:p>
        <w:p w:rsidR="00781A8F" w:rsidRDefault="00781A8F" w14:paraId="66B90AD8"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1">
            <w:r w:rsidRPr="00E30DCD">
              <w:rPr>
                <w:rStyle w:val="Hyperlink"/>
                <w:noProof/>
              </w:rPr>
              <w:t>Unauthorized dashboard</w:t>
            </w:r>
          </w:hyperlink>
        </w:p>
        <w:p w:rsidR="00781A8F" w:rsidRDefault="00781A8F" w14:paraId="63E1F0DC"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2">
            <w:r w:rsidRPr="00E30DCD">
              <w:rPr>
                <w:rStyle w:val="Hyperlink"/>
                <w:noProof/>
              </w:rPr>
              <w:t>4. Find claimant</w:t>
            </w:r>
          </w:hyperlink>
        </w:p>
        <w:p w:rsidR="00781A8F" w:rsidRDefault="00781A8F" w14:paraId="6DE21371"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3">
            <w:r w:rsidRPr="00E30DCD">
              <w:rPr>
                <w:rStyle w:val="Hyperlink"/>
                <w:noProof/>
              </w:rPr>
              <w:t>Search results</w:t>
            </w:r>
          </w:hyperlink>
        </w:p>
        <w:p w:rsidR="00781A8F" w:rsidRDefault="00781A8F" w14:paraId="1510C8FE"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4">
            <w:r w:rsidRPr="00E30DCD">
              <w:rPr>
                <w:rStyle w:val="Hyperlink"/>
                <w:noProof/>
              </w:rPr>
              <w:t>5. Representation requests</w:t>
            </w:r>
          </w:hyperlink>
        </w:p>
        <w:p w:rsidR="00781A8F" w:rsidRDefault="00781A8F" w14:paraId="3FFB842D"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5">
            <w:r w:rsidRPr="00E30DCD">
              <w:rPr>
                <w:rStyle w:val="Hyperlink"/>
                <w:noProof/>
              </w:rPr>
              <w:t>Representation request cards</w:t>
            </w:r>
          </w:hyperlink>
        </w:p>
        <w:p w:rsidR="00781A8F" w:rsidRDefault="00781A8F" w14:paraId="2F0A8C43"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6">
            <w:r w:rsidRPr="00E30DCD">
              <w:rPr>
                <w:rStyle w:val="Hyperlink"/>
                <w:noProof/>
              </w:rPr>
              <w:t>Representation request details page</w:t>
            </w:r>
          </w:hyperlink>
        </w:p>
        <w:p w:rsidR="00781A8F" w:rsidRDefault="00781A8F" w14:paraId="42B3BEFB"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7">
            <w:r w:rsidRPr="00E30DCD">
              <w:rPr>
                <w:rStyle w:val="Hyperlink"/>
                <w:noProof/>
              </w:rPr>
              <w:t>Claimant information</w:t>
            </w:r>
          </w:hyperlink>
        </w:p>
        <w:p w:rsidR="00781A8F" w:rsidRDefault="00781A8F" w14:paraId="04B27875"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8">
            <w:r w:rsidRPr="00E30DCD">
              <w:rPr>
                <w:rStyle w:val="Hyperlink"/>
                <w:noProof/>
              </w:rPr>
              <w:t>Authorization information</w:t>
            </w:r>
          </w:hyperlink>
        </w:p>
        <w:p w:rsidR="00781A8F" w:rsidRDefault="00781A8F" w14:paraId="4DC3C8BD"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199">
            <w:r w:rsidRPr="00E30DCD">
              <w:rPr>
                <w:rStyle w:val="Hyperlink"/>
                <w:noProof/>
              </w:rPr>
              <w:t>Accepting or declining a request</w:t>
            </w:r>
          </w:hyperlink>
        </w:p>
        <w:p w:rsidR="00781A8F" w:rsidRDefault="00781A8F" w14:paraId="6AF8E941"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0">
            <w:r w:rsidRPr="00E30DCD">
              <w:rPr>
                <w:rStyle w:val="Hyperlink"/>
                <w:noProof/>
              </w:rPr>
              <w:t>Turning on the feature</w:t>
            </w:r>
          </w:hyperlink>
        </w:p>
        <w:p w:rsidR="00781A8F" w:rsidRDefault="00781A8F" w14:paraId="6A194059"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1">
            <w:r w:rsidRPr="00E30DCD">
              <w:rPr>
                <w:rStyle w:val="Hyperlink"/>
                <w:noProof/>
              </w:rPr>
              <w:t>6. Submissions</w:t>
            </w:r>
          </w:hyperlink>
        </w:p>
        <w:p w:rsidR="00781A8F" w:rsidRDefault="00781A8F" w14:paraId="65C67929"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2">
            <w:r w:rsidRPr="00E30DCD">
              <w:rPr>
                <w:rStyle w:val="Hyperlink"/>
                <w:noProof/>
              </w:rPr>
              <w:t>VA Form 21-0966</w:t>
            </w:r>
          </w:hyperlink>
        </w:p>
        <w:p w:rsidR="00781A8F" w:rsidRDefault="00781A8F" w14:paraId="0A230A24"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3">
            <w:r w:rsidRPr="00E30DCD">
              <w:rPr>
                <w:rStyle w:val="Hyperlink"/>
                <w:noProof/>
              </w:rPr>
              <w:t>Introduction page</w:t>
            </w:r>
          </w:hyperlink>
        </w:p>
        <w:p w:rsidR="00781A8F" w:rsidRDefault="00781A8F" w14:paraId="7D48BE4C"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4">
            <w:r w:rsidRPr="00E30DCD">
              <w:rPr>
                <w:rStyle w:val="Hyperlink"/>
                <w:noProof/>
              </w:rPr>
              <w:t>Step 1: Claimant background</w:t>
            </w:r>
          </w:hyperlink>
        </w:p>
        <w:p w:rsidR="00781A8F" w:rsidRDefault="00781A8F" w14:paraId="6AB964CA"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5">
            <w:r w:rsidRPr="00E30DCD">
              <w:rPr>
                <w:rStyle w:val="Hyperlink"/>
                <w:noProof/>
              </w:rPr>
              <w:t>Step 2a: Claimant information</w:t>
            </w:r>
          </w:hyperlink>
        </w:p>
        <w:p w:rsidR="00781A8F" w:rsidRDefault="00781A8F" w14:paraId="655C8AE6"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6">
            <w:r w:rsidRPr="00E30DCD">
              <w:rPr>
                <w:rStyle w:val="Hyperlink"/>
                <w:noProof/>
              </w:rPr>
              <w:t>Step 2b: Claimant and Veteran information</w:t>
            </w:r>
          </w:hyperlink>
        </w:p>
        <w:p w:rsidR="00781A8F" w:rsidRDefault="00781A8F" w14:paraId="2A497A83"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7">
            <w:r w:rsidRPr="00E30DCD">
              <w:rPr>
                <w:rStyle w:val="Hyperlink"/>
                <w:noProof/>
              </w:rPr>
              <w:t>System will verify representation and check for intent to file</w:t>
            </w:r>
          </w:hyperlink>
        </w:p>
        <w:p w:rsidR="00781A8F" w:rsidRDefault="00781A8F" w14:paraId="5FEDCF13"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8">
            <w:r w:rsidRPr="00E30DCD">
              <w:rPr>
                <w:rStyle w:val="Hyperlink"/>
                <w:noProof/>
              </w:rPr>
              <w:t>Step 3: Review and submit</w:t>
            </w:r>
          </w:hyperlink>
        </w:p>
        <w:p w:rsidR="00781A8F" w:rsidRDefault="00781A8F" w14:paraId="412E03CA"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09">
            <w:r w:rsidRPr="00E30DCD">
              <w:rPr>
                <w:rStyle w:val="Hyperlink"/>
                <w:noProof/>
              </w:rPr>
              <w:t>Confirmation</w:t>
            </w:r>
          </w:hyperlink>
        </w:p>
        <w:p w:rsidR="00781A8F" w:rsidRDefault="00781A8F" w14:paraId="1D5427D7"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0">
            <w:r w:rsidRPr="00E30DCD">
              <w:rPr>
                <w:rStyle w:val="Hyperlink"/>
                <w:noProof/>
              </w:rPr>
              <w:t>VA Form 21-526ez</w:t>
            </w:r>
          </w:hyperlink>
        </w:p>
        <w:p w:rsidR="00781A8F" w:rsidRDefault="00781A8F" w14:paraId="40891336"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1">
            <w:r w:rsidRPr="00E30DCD">
              <w:rPr>
                <w:rStyle w:val="Hyperlink"/>
                <w:noProof/>
              </w:rPr>
              <w:t>Introduction page</w:t>
            </w:r>
          </w:hyperlink>
        </w:p>
        <w:p w:rsidR="00781A8F" w:rsidRDefault="00781A8F" w14:paraId="65B2C99E"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2">
            <w:r w:rsidRPr="00E30DCD">
              <w:rPr>
                <w:rStyle w:val="Hyperlink"/>
                <w:noProof/>
              </w:rPr>
              <w:t>Step 1: Claimant information</w:t>
            </w:r>
          </w:hyperlink>
        </w:p>
        <w:p w:rsidR="00781A8F" w:rsidRDefault="00781A8F" w14:paraId="16EDABC9"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3">
            <w:r w:rsidRPr="00E30DCD">
              <w:rPr>
                <w:rStyle w:val="Hyperlink"/>
                <w:noProof/>
              </w:rPr>
              <w:t>Step 2: Upload files</w:t>
            </w:r>
          </w:hyperlink>
        </w:p>
        <w:p w:rsidR="00781A8F" w:rsidRDefault="00781A8F" w14:paraId="36E3FB63" w14:textId="77777777">
          <w:pPr>
            <w:pStyle w:val="TOC5"/>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4">
            <w:r w:rsidRPr="00E30DCD">
              <w:rPr>
                <w:rStyle w:val="Hyperlink"/>
                <w:noProof/>
              </w:rPr>
              <w:t>Uploading VA Form 21-526ez (required)</w:t>
            </w:r>
          </w:hyperlink>
        </w:p>
        <w:p w:rsidR="00781A8F" w:rsidRDefault="00781A8F" w14:paraId="632FD5BC" w14:textId="77777777">
          <w:pPr>
            <w:pStyle w:val="TOC5"/>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5">
            <w:r w:rsidRPr="00E30DCD">
              <w:rPr>
                <w:rStyle w:val="Hyperlink"/>
                <w:noProof/>
              </w:rPr>
              <w:t>Upload supporting evidence (optional)</w:t>
            </w:r>
          </w:hyperlink>
        </w:p>
        <w:p w:rsidR="00781A8F" w:rsidRDefault="00781A8F" w14:paraId="3D278628"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6">
            <w:r w:rsidRPr="00E30DCD">
              <w:rPr>
                <w:rStyle w:val="Hyperlink"/>
                <w:noProof/>
              </w:rPr>
              <w:t>Step 3: Review and submit</w:t>
            </w:r>
          </w:hyperlink>
        </w:p>
        <w:p w:rsidR="00781A8F" w:rsidRDefault="00781A8F" w14:paraId="305285D9"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7">
            <w:r w:rsidRPr="00E30DCD">
              <w:rPr>
                <w:rStyle w:val="Hyperlink"/>
                <w:noProof/>
              </w:rPr>
              <w:t>Confirmation</w:t>
            </w:r>
          </w:hyperlink>
        </w:p>
        <w:p w:rsidR="00781A8F" w:rsidRDefault="00781A8F" w14:paraId="68E59D16"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8">
            <w:r w:rsidRPr="00E30DCD">
              <w:rPr>
                <w:rStyle w:val="Hyperlink"/>
                <w:noProof/>
              </w:rPr>
              <w:t>VA Form 21-686c</w:t>
            </w:r>
          </w:hyperlink>
        </w:p>
        <w:p w:rsidR="00781A8F" w:rsidRDefault="00781A8F" w14:paraId="4BC84B3B"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19">
            <w:r w:rsidRPr="00E30DCD">
              <w:rPr>
                <w:rStyle w:val="Hyperlink"/>
                <w:noProof/>
              </w:rPr>
              <w:t>Introduction page</w:t>
            </w:r>
          </w:hyperlink>
        </w:p>
        <w:p w:rsidR="00781A8F" w:rsidRDefault="00781A8F" w14:paraId="5DFAE209"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0">
            <w:r w:rsidRPr="00E30DCD">
              <w:rPr>
                <w:rStyle w:val="Hyperlink"/>
                <w:noProof/>
              </w:rPr>
              <w:t>Step 1: Claimant background</w:t>
            </w:r>
          </w:hyperlink>
        </w:p>
        <w:p w:rsidR="00781A8F" w:rsidRDefault="00781A8F" w14:paraId="7CBE57AC"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1">
            <w:r w:rsidRPr="00E30DCD">
              <w:rPr>
                <w:rStyle w:val="Hyperlink"/>
                <w:noProof/>
              </w:rPr>
              <w:t>Step 2a: Claimant information</w:t>
            </w:r>
          </w:hyperlink>
        </w:p>
        <w:p w:rsidR="00781A8F" w:rsidRDefault="00781A8F" w14:paraId="2D364A9C"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2">
            <w:r w:rsidRPr="00E30DCD">
              <w:rPr>
                <w:rStyle w:val="Hyperlink"/>
                <w:noProof/>
              </w:rPr>
              <w:t>Step 2b: Claimant and Veteran information</w:t>
            </w:r>
          </w:hyperlink>
        </w:p>
        <w:p w:rsidR="00781A8F" w:rsidRDefault="00781A8F" w14:paraId="16D91685"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3">
            <w:r w:rsidRPr="00E30DCD">
              <w:rPr>
                <w:rStyle w:val="Hyperlink"/>
                <w:noProof/>
              </w:rPr>
              <w:t>Step 3: Upload files</w:t>
            </w:r>
          </w:hyperlink>
        </w:p>
        <w:p w:rsidR="00781A8F" w:rsidRDefault="00781A8F" w14:paraId="2141A99C" w14:textId="77777777">
          <w:pPr>
            <w:pStyle w:val="TOC5"/>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4">
            <w:r w:rsidRPr="00E30DCD">
              <w:rPr>
                <w:rStyle w:val="Hyperlink"/>
                <w:noProof/>
              </w:rPr>
              <w:t>Uploading VA form 21-686c (required)</w:t>
            </w:r>
          </w:hyperlink>
        </w:p>
        <w:p w:rsidR="00781A8F" w:rsidRDefault="00781A8F" w14:paraId="6F148F79" w14:textId="77777777">
          <w:pPr>
            <w:pStyle w:val="TOC5"/>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5">
            <w:r w:rsidRPr="00E30DCD">
              <w:rPr>
                <w:rStyle w:val="Hyperlink"/>
                <w:noProof/>
              </w:rPr>
              <w:t>Upload supporting evidence (optional)</w:t>
            </w:r>
          </w:hyperlink>
        </w:p>
        <w:p w:rsidR="00781A8F" w:rsidRDefault="00781A8F" w14:paraId="02D111F1"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6">
            <w:r w:rsidRPr="00E30DCD">
              <w:rPr>
                <w:rStyle w:val="Hyperlink"/>
                <w:noProof/>
              </w:rPr>
              <w:t>Step 4: Review and submit</w:t>
            </w:r>
          </w:hyperlink>
        </w:p>
        <w:p w:rsidR="00781A8F" w:rsidRDefault="00781A8F" w14:paraId="29A9FD21"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7">
            <w:r w:rsidRPr="00E30DCD">
              <w:rPr>
                <w:rStyle w:val="Hyperlink"/>
                <w:noProof/>
              </w:rPr>
              <w:t>Confirmation</w:t>
            </w:r>
          </w:hyperlink>
        </w:p>
        <w:p w:rsidR="00781A8F" w:rsidRDefault="00781A8F" w14:paraId="7960A5C4" w14:textId="77777777">
          <w:pPr>
            <w:pStyle w:val="TOC1"/>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8">
            <w:r w:rsidRPr="00E30DCD">
              <w:rPr>
                <w:rStyle w:val="Hyperlink"/>
                <w:noProof/>
              </w:rPr>
              <w:t>Major Issues and Error Messages</w:t>
            </w:r>
          </w:hyperlink>
        </w:p>
        <w:p w:rsidR="00781A8F" w:rsidRDefault="00781A8F" w14:paraId="0BC44BB0"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229">
            <w:r w:rsidRPr="00E30DCD">
              <w:rPr>
                <w:rStyle w:val="Hyperlink"/>
                <w:noProof/>
              </w:rPr>
              <w:t>User access issues</w:t>
            </w:r>
          </w:hyperlink>
        </w:p>
        <w:p w:rsidR="00781A8F" w:rsidRDefault="00781A8F" w14:paraId="04985F9B"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0">
            <w:r w:rsidRPr="00E30DCD">
              <w:rPr>
                <w:rStyle w:val="Hyperlink"/>
                <w:noProof/>
              </w:rPr>
              <w:t>Login.gov issues</w:t>
            </w:r>
          </w:hyperlink>
        </w:p>
        <w:p w:rsidR="00781A8F" w:rsidRDefault="00781A8F" w14:paraId="6498676B"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1">
            <w:r w:rsidRPr="00E30DCD">
              <w:rPr>
                <w:rStyle w:val="Hyperlink"/>
                <w:noProof/>
              </w:rPr>
              <w:t>ID.me issues</w:t>
            </w:r>
          </w:hyperlink>
        </w:p>
        <w:p w:rsidR="00781A8F" w:rsidRDefault="00781A8F" w14:paraId="45C450DB"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2">
            <w:r w:rsidRPr="00E30DCD">
              <w:rPr>
                <w:rStyle w:val="Hyperlink"/>
                <w:noProof/>
              </w:rPr>
              <w:t>Accreditation not found</w:t>
            </w:r>
          </w:hyperlink>
        </w:p>
        <w:p w:rsidR="00781A8F" w:rsidRDefault="00781A8F" w14:paraId="175ECB5C"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3">
            <w:r w:rsidRPr="00E30DCD">
              <w:rPr>
                <w:rStyle w:val="Hyperlink"/>
                <w:noProof/>
              </w:rPr>
              <w:t>Troubleshooting unverified accreditation</w:t>
            </w:r>
          </w:hyperlink>
        </w:p>
        <w:p w:rsidR="00781A8F" w:rsidRDefault="00781A8F" w14:paraId="2AAC4E2F" w14:textId="77777777">
          <w:pPr>
            <w:pStyle w:val="TOC4"/>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4">
            <w:r w:rsidRPr="00E30DCD">
              <w:rPr>
                <w:rStyle w:val="Hyperlink"/>
                <w:noProof/>
              </w:rPr>
              <w:t>Additional user access troubleshooting</w:t>
            </w:r>
          </w:hyperlink>
        </w:p>
        <w:p w:rsidR="00781A8F" w:rsidRDefault="00781A8F" w14:paraId="2F4018AC"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5">
            <w:r w:rsidRPr="00E30DCD">
              <w:rPr>
                <w:rStyle w:val="Hyperlink"/>
                <w:noProof/>
              </w:rPr>
              <w:t>Representation request issues</w:t>
            </w:r>
          </w:hyperlink>
        </w:p>
        <w:p w:rsidR="00781A8F" w:rsidRDefault="00781A8F" w14:paraId="48FF4FC8"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6">
            <w:r w:rsidRPr="00E30DCD">
              <w:rPr>
                <w:rStyle w:val="Hyperlink"/>
                <w:noProof/>
              </w:rPr>
              <w:t>Request failed to process</w:t>
            </w:r>
          </w:hyperlink>
        </w:p>
        <w:p w:rsidR="00781A8F" w:rsidRDefault="00781A8F" w14:paraId="05A48892" w14:textId="77777777">
          <w:pPr>
            <w:pStyle w:val="TOC5"/>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7">
            <w:r w:rsidRPr="00E30DCD">
              <w:rPr>
                <w:rStyle w:val="Hyperlink"/>
                <w:noProof/>
              </w:rPr>
              <w:t>Resolving a failed request</w:t>
            </w:r>
          </w:hyperlink>
        </w:p>
        <w:p w:rsidR="00781A8F" w:rsidRDefault="00781A8F" w14:paraId="14180582" w14:textId="77777777">
          <w:pPr>
            <w:pStyle w:val="TOC2"/>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8">
            <w:r w:rsidRPr="00E30DCD">
              <w:rPr>
                <w:rStyle w:val="Hyperlink"/>
                <w:noProof/>
              </w:rPr>
              <w:t>Submission Issues</w:t>
            </w:r>
          </w:hyperlink>
        </w:p>
        <w:p w:rsidR="00781A8F" w:rsidRDefault="00781A8F" w14:paraId="7898161A"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39">
            <w:r w:rsidRPr="00E30DCD">
              <w:rPr>
                <w:rStyle w:val="Hyperlink"/>
                <w:noProof/>
              </w:rPr>
              <w:t>Upload errors</w:t>
            </w:r>
          </w:hyperlink>
        </w:p>
        <w:p w:rsidR="00781A8F" w:rsidRDefault="00781A8F" w14:paraId="7D94E764"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40">
            <w:r w:rsidRPr="00E30DCD">
              <w:rPr>
                <w:rStyle w:val="Hyperlink"/>
                <w:noProof/>
              </w:rPr>
              <w:t>Losing unsaved work</w:t>
            </w:r>
          </w:hyperlink>
        </w:p>
        <w:p w:rsidR="00781A8F" w:rsidRDefault="00781A8F" w14:paraId="547DE296"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41">
            <w:r w:rsidRPr="00E30DCD">
              <w:rPr>
                <w:rStyle w:val="Hyperlink"/>
                <w:noProof/>
              </w:rPr>
              <w:t>The form can’t be submitted</w:t>
            </w:r>
          </w:hyperlink>
        </w:p>
        <w:p w:rsidR="00781A8F" w:rsidRDefault="00781A8F" w14:paraId="7C6A66AF" w14:textId="77777777">
          <w:pPr>
            <w:pStyle w:val="TOC3"/>
            <w:tabs>
              <w:tab w:val="right" w:leader="dot" w:pos="9350"/>
            </w:tabs>
            <w:rPr>
              <w:rFonts w:asciiTheme="minorHAnsi" w:hAnsiTheme="minorHAnsi" w:eastAsiaTheme="minorEastAsia" w:cstheme="minorBidi"/>
              <w:noProof/>
              <w:kern w:val="2"/>
              <w:lang w:eastAsia="en-US"/>
              <w14:ligatures w14:val="standardContextual"/>
            </w:rPr>
          </w:pPr>
          <w:hyperlink w:history="1" w:anchor="_Toc218788242">
            <w:r w:rsidRPr="00E30DCD">
              <w:rPr>
                <w:rStyle w:val="Hyperlink"/>
                <w:noProof/>
              </w:rPr>
              <w:t>Submission failed to process</w:t>
            </w:r>
          </w:hyperlink>
        </w:p>
        <w:p w:rsidR="009E249E" w:rsidP="001F26FD" w:rsidRDefault="00396E30" w14:paraId="77970447" w14:textId="18F251BF">
          <w:pPr>
            <w:rPr>
              <w:u w:val="single"/>
            </w:rPr>
          </w:pPr>
          <w:r>
            <w:fldChar w:fldCharType="end"/>
          </w:r>
        </w:p>
      </w:sdtContent>
    </w:sdt>
    <w:p w:rsidR="009E249E" w:rsidP="001F26FD" w:rsidRDefault="00396E30" w14:paraId="0A37501D" w14:textId="77777777">
      <w:pPr>
        <w:pStyle w:val="Heading1"/>
        <w:rPr>
          <w:sz w:val="22"/>
          <w:szCs w:val="22"/>
        </w:rPr>
      </w:pPr>
      <w:bookmarkStart w:name="_heading=h.wz6vzc41qhp0" w:colFirst="0" w:colLast="0" w:id="3"/>
      <w:bookmarkEnd w:id="3"/>
      <w:r>
        <w:br w:type="page"/>
      </w:r>
    </w:p>
    <w:p w:rsidRPr="000750E4" w:rsidR="009E249E" w:rsidP="000750E4" w:rsidRDefault="00396E30" w14:paraId="49F0C275" w14:textId="77777777">
      <w:pPr>
        <w:pStyle w:val="Heading1"/>
      </w:pPr>
      <w:bookmarkStart w:name="_Toc218788175" w:id="4"/>
      <w:r w:rsidRPr="000750E4">
        <w:lastRenderedPageBreak/>
        <w:t>Overview</w:t>
      </w:r>
      <w:bookmarkEnd w:id="4"/>
    </w:p>
    <w:p w:rsidR="009E249E" w:rsidP="000750E4" w:rsidRDefault="00396E30" w14:paraId="547CE7AF" w14:textId="77777777">
      <w:r w:rsidRPr="731174F4">
        <w:t>The Accredited Representative Portal is a secure online tool that enables accredited representatives to efficiently establish representation and manage their work in supporting Veterans through the benefits claims process. With its user-friendly interface and streamlined processes, the portal is designed to save you time and effort.</w:t>
      </w:r>
    </w:p>
    <w:p w:rsidRPr="000750E4" w:rsidR="009E249E" w:rsidP="000750E4" w:rsidRDefault="00396E30" w14:paraId="4A912262" w14:textId="77777777">
      <w:pPr>
        <w:pStyle w:val="Heading1"/>
      </w:pPr>
      <w:bookmarkStart w:name="_Toc218788176" w:id="5"/>
      <w:r w:rsidRPr="000750E4">
        <w:t>User Access</w:t>
      </w:r>
      <w:bookmarkEnd w:id="5"/>
    </w:p>
    <w:p w:rsidR="009E249E" w:rsidP="001F26FD" w:rsidRDefault="00396E30" w14:paraId="1915708E" w14:textId="77777777">
      <w:r>
        <w:t>Access to the portal features is contingent upon having a Login.gov or ID.me account. Additionally, users must hold an accredited VSO representative, attorney, or claims agent status to gain full access to the portal features.</w:t>
      </w:r>
    </w:p>
    <w:p w:rsidR="009E249E" w:rsidP="001F26FD" w:rsidRDefault="009E249E" w14:paraId="5DAB6C7B" w14:textId="77777777"/>
    <w:p w:rsidR="009E249E" w:rsidP="001F26FD" w:rsidRDefault="00396E30" w14:paraId="15BD37FF" w14:textId="77777777">
      <w:r>
        <w:t xml:space="preserve">When a user signs in to the portal using a Login.gov or ID.me account, the portal will verify whether the user has an active accreditation in OGC’s database. </w:t>
      </w:r>
    </w:p>
    <w:p w:rsidR="009E249E" w:rsidP="001F26FD" w:rsidRDefault="009E249E" w14:paraId="02EB378F" w14:textId="77777777"/>
    <w:p w:rsidR="009E249E" w:rsidP="001F26FD" w:rsidRDefault="00396E30" w14:paraId="5754D2E6" w14:textId="77777777">
      <w:pPr>
        <w:pStyle w:val="ListParagraph"/>
        <w:numPr>
          <w:ilvl w:val="0"/>
          <w:numId w:val="8"/>
        </w:numPr>
      </w:pPr>
      <w:r w:rsidRPr="001F26FD">
        <w:rPr>
          <w:b/>
          <w:bCs/>
        </w:rPr>
        <w:t>If there is an active OGC accreditation,</w:t>
      </w:r>
      <w:r>
        <w:t xml:space="preserve"> the user is “authorized,” and access to portal features will be granted.</w:t>
      </w:r>
    </w:p>
    <w:p w:rsidR="009E249E" w:rsidP="001F26FD" w:rsidRDefault="00396E30" w14:paraId="6A6270B0" w14:textId="77777777">
      <w:pPr>
        <w:pStyle w:val="ListParagraph"/>
        <w:numPr>
          <w:ilvl w:val="0"/>
          <w:numId w:val="8"/>
        </w:numPr>
      </w:pPr>
      <w:r w:rsidRPr="001F26FD">
        <w:rPr>
          <w:b/>
          <w:bCs/>
        </w:rPr>
        <w:t>If there is no active OGC accreditation,</w:t>
      </w:r>
      <w:r>
        <w:t xml:space="preserve"> the user is “unauthorized,” and access to portal features will be restricted.</w:t>
      </w:r>
    </w:p>
    <w:p w:rsidR="009E249E" w:rsidP="001F26FD" w:rsidRDefault="00396E30" w14:paraId="31C8B91B" w14:textId="77777777">
      <w:pPr>
        <w:pStyle w:val="Heading1"/>
      </w:pPr>
      <w:bookmarkStart w:name="_Toc218788177" w:id="6"/>
      <w:r>
        <w:t>Navigation</w:t>
      </w:r>
      <w:bookmarkEnd w:id="6"/>
    </w:p>
    <w:p w:rsidR="009E249E" w:rsidP="001F26FD" w:rsidRDefault="00396E30" w14:paraId="5AD51FAC" w14:textId="77777777">
      <w:r>
        <w:t xml:space="preserve">The Accredited Representative Portal is accessed by navigating to </w:t>
      </w:r>
      <w:hyperlink r:id="rId12">
        <w:r>
          <w:rPr>
            <w:u w:val="single"/>
          </w:rPr>
          <w:t>https://www.va.gov/representative</w:t>
        </w:r>
      </w:hyperlink>
      <w:r>
        <w:t xml:space="preserve">. </w:t>
      </w:r>
    </w:p>
    <w:p w:rsidR="009E249E" w:rsidP="001F26FD" w:rsidRDefault="00396E30" w14:paraId="3628715D" w14:textId="77777777">
      <w:pPr>
        <w:pStyle w:val="Heading1"/>
      </w:pPr>
      <w:bookmarkStart w:name="_Toc218788178" w:id="7"/>
      <w:r>
        <w:t>Functionality</w:t>
      </w:r>
      <w:bookmarkEnd w:id="7"/>
      <w:r>
        <w:t xml:space="preserve"> </w:t>
      </w:r>
    </w:p>
    <w:p w:rsidR="009E249E" w:rsidP="001F26FD" w:rsidRDefault="00396E30" w14:paraId="2216855E" w14:textId="23C2ACB4">
      <w:pPr>
        <w:pStyle w:val="Heading2"/>
      </w:pPr>
      <w:bookmarkStart w:name="_Toc218788179" w:id="8"/>
      <w:r>
        <w:t xml:space="preserve">1. Home page and </w:t>
      </w:r>
      <w:r w:rsidR="000750E4">
        <w:t>h</w:t>
      </w:r>
      <w:r>
        <w:t>elp</w:t>
      </w:r>
      <w:bookmarkEnd w:id="8"/>
    </w:p>
    <w:p w:rsidR="009E249E" w:rsidP="001F26FD" w:rsidRDefault="00396E30" w14:paraId="36739A51" w14:textId="77777777">
      <w:r>
        <w:t>The unauthenticated home page provides key information for users, including:</w:t>
      </w:r>
    </w:p>
    <w:p w:rsidR="009E249E" w:rsidP="001F26FD" w:rsidRDefault="009E249E" w14:paraId="6A05A809" w14:textId="77777777"/>
    <w:p w:rsidR="009E249E" w:rsidP="001F26FD" w:rsidRDefault="00396E30" w14:paraId="3664934D" w14:textId="77777777">
      <w:pPr>
        <w:pStyle w:val="ListParagraph"/>
        <w:numPr>
          <w:ilvl w:val="0"/>
          <w:numId w:val="5"/>
        </w:numPr>
      </w:pPr>
      <w:r w:rsidRPr="731174F4">
        <w:t>An overview of the portal’s main features</w:t>
      </w:r>
    </w:p>
    <w:p w:rsidR="009E249E" w:rsidP="001F26FD" w:rsidRDefault="00396E30" w14:paraId="290BC568" w14:textId="77777777">
      <w:pPr>
        <w:pStyle w:val="ListParagraph"/>
        <w:numPr>
          <w:ilvl w:val="0"/>
          <w:numId w:val="5"/>
        </w:numPr>
      </w:pPr>
      <w:r>
        <w:t>Guidance on how to get started and set up an account</w:t>
      </w:r>
    </w:p>
    <w:p w:rsidR="009E249E" w:rsidP="001F26FD" w:rsidRDefault="00396E30" w14:paraId="006E4DA7" w14:textId="77777777">
      <w:pPr>
        <w:pStyle w:val="ListParagraph"/>
        <w:numPr>
          <w:ilvl w:val="0"/>
          <w:numId w:val="5"/>
        </w:numPr>
      </w:pPr>
      <w:r>
        <w:t>Contact information for VSO managers interested in using the Representation Requests feature for their organization</w:t>
      </w:r>
    </w:p>
    <w:p w:rsidR="009E249E" w:rsidP="001F26FD" w:rsidRDefault="00396E30" w14:paraId="7745D5CF" w14:textId="77777777">
      <w:pPr>
        <w:pStyle w:val="ListParagraph"/>
        <w:numPr>
          <w:ilvl w:val="0"/>
          <w:numId w:val="5"/>
        </w:numPr>
      </w:pPr>
      <w:r>
        <w:t>Instructions on how to sign up for product feedback sessions</w:t>
      </w:r>
    </w:p>
    <w:p w:rsidR="009E249E" w:rsidP="001F26FD" w:rsidRDefault="00396E30" w14:paraId="2E2F4422" w14:textId="77777777">
      <w:pPr>
        <w:pStyle w:val="ListParagraph"/>
        <w:numPr>
          <w:ilvl w:val="0"/>
          <w:numId w:val="5"/>
        </w:numPr>
      </w:pPr>
      <w:r>
        <w:t>Resources on how to apply for accreditation</w:t>
      </w:r>
    </w:p>
    <w:p w:rsidR="009E249E" w:rsidP="001F26FD" w:rsidRDefault="00396E30" w14:paraId="37D6B06B" w14:textId="77777777">
      <w:pPr>
        <w:pStyle w:val="ListParagraph"/>
        <w:numPr>
          <w:ilvl w:val="0"/>
          <w:numId w:val="5"/>
        </w:numPr>
      </w:pPr>
      <w:r w:rsidRPr="731174F4">
        <w:lastRenderedPageBreak/>
        <w:t>A section for Veterans seeking assistance with a claim, directing them to the appropriate resources</w:t>
      </w:r>
    </w:p>
    <w:p w:rsidR="009E249E" w:rsidP="001F26FD" w:rsidRDefault="009E249E" w14:paraId="5A39BBE3" w14:textId="77777777"/>
    <w:p w:rsidR="009E249E" w:rsidP="001F26FD" w:rsidRDefault="00396E30" w14:paraId="6FC97B64" w14:textId="4FCA740A">
      <w:r>
        <w:t xml:space="preserve">Help can be accessed in the upper right corner of the home page, next to the Sign in button. The Help section offers a more comprehensive and detailed overview of the portal and its usage: </w:t>
      </w:r>
      <w:hyperlink r:id="rId13">
        <w:r w:rsidR="000750E4">
          <w:rPr>
            <w:u w:val="single"/>
          </w:rPr>
          <w:t>https://www.va.gov/representat</w:t>
        </w:r>
        <w:r w:rsidR="000750E4">
          <w:rPr>
            <w:u w:val="single"/>
          </w:rPr>
          <w:t>i</w:t>
        </w:r>
        <w:r w:rsidR="000750E4">
          <w:rPr>
            <w:u w:val="single"/>
          </w:rPr>
          <w:t>ve/help</w:t>
        </w:r>
      </w:hyperlink>
      <w:r>
        <w:t>.</w:t>
      </w:r>
    </w:p>
    <w:p w:rsidR="009E249E" w:rsidP="001F26FD" w:rsidRDefault="000750E4" w14:paraId="61517D05" w14:textId="4155ACB4">
      <w:r>
        <w:rPr>
          <w:noProof/>
        </w:rPr>
        <w:lastRenderedPageBreak/>
        <w:drawing>
          <wp:anchor distT="114300" distB="114300" distL="114300" distR="114300" simplePos="0" relativeHeight="251658240" behindDoc="0" locked="0" layoutInCell="1" hidden="0" allowOverlap="1" wp14:anchorId="098B074E" wp14:editId="40AC80ED">
            <wp:simplePos x="0" y="0"/>
            <wp:positionH relativeFrom="column">
              <wp:posOffset>22860</wp:posOffset>
            </wp:positionH>
            <wp:positionV relativeFrom="paragraph">
              <wp:posOffset>12700</wp:posOffset>
            </wp:positionV>
            <wp:extent cx="3198495" cy="8099425"/>
            <wp:effectExtent l="12700" t="12700" r="14605" b="15875"/>
            <wp:wrapTopAndBottom distT="114300" distB="114300"/>
            <wp:docPr id="1455036141"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4"/>
                    <a:srcRect l="9438" t="1219" r="9734" b="4328"/>
                    <a:stretch>
                      <a:fillRect/>
                    </a:stretch>
                  </pic:blipFill>
                  <pic:spPr>
                    <a:xfrm>
                      <a:off x="0" y="0"/>
                      <a:ext cx="3198495" cy="809942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sidR="00396E30">
        <w:br w:type="page"/>
      </w:r>
    </w:p>
    <w:p w:rsidRPr="000750E4" w:rsidR="009E249E" w:rsidP="000750E4" w:rsidRDefault="00396E30" w14:paraId="5DB7F27E" w14:textId="77777777">
      <w:pPr>
        <w:pStyle w:val="Heading2"/>
      </w:pPr>
      <w:bookmarkStart w:name="_Toc218788180" w:id="9"/>
      <w:r w:rsidRPr="000750E4">
        <w:lastRenderedPageBreak/>
        <w:t>2. Signing in to the portal</w:t>
      </w:r>
      <w:bookmarkEnd w:id="9"/>
    </w:p>
    <w:p w:rsidR="009E249E" w:rsidP="001F26FD" w:rsidRDefault="00396E30" w14:paraId="1A9891CD" w14:textId="77777777">
      <w:r>
        <w:t>To sign in and gain access to the portal features, representatives must:</w:t>
      </w:r>
    </w:p>
    <w:p w:rsidR="009E249E" w:rsidP="001F26FD" w:rsidRDefault="00396E30" w14:paraId="1BD08916" w14:textId="77777777">
      <w:pPr>
        <w:pStyle w:val="ListParagraph"/>
        <w:numPr>
          <w:ilvl w:val="0"/>
          <w:numId w:val="4"/>
        </w:numPr>
      </w:pPr>
      <w:r>
        <w:t>Have a Login.gov or ID.me account</w:t>
      </w:r>
    </w:p>
    <w:p w:rsidR="009E249E" w:rsidP="001F26FD" w:rsidRDefault="00396E30" w14:paraId="7FB034A1" w14:textId="77777777">
      <w:pPr>
        <w:pStyle w:val="ListParagraph"/>
        <w:numPr>
          <w:ilvl w:val="0"/>
          <w:numId w:val="4"/>
        </w:numPr>
      </w:pPr>
      <w:r>
        <w:t>Associate their account with the email they have on file with the VA’s Office of General Counsel (OGC)</w:t>
      </w:r>
    </w:p>
    <w:p w:rsidRPr="000750E4" w:rsidR="009E249E" w:rsidP="000750E4" w:rsidRDefault="00396E30" w14:paraId="6768ADE9" w14:textId="77777777">
      <w:pPr>
        <w:pStyle w:val="Heading3"/>
      </w:pPr>
      <w:bookmarkStart w:name="_Toc218788181" w:id="10"/>
      <w:r w:rsidRPr="000750E4">
        <w:t>Setting up a portal account</w:t>
      </w:r>
      <w:bookmarkEnd w:id="10"/>
    </w:p>
    <w:p w:rsidRPr="000750E4" w:rsidR="009E249E" w:rsidP="000750E4" w:rsidRDefault="00396E30" w14:paraId="21266727" w14:textId="77777777">
      <w:pPr>
        <w:pStyle w:val="Heading4"/>
      </w:pPr>
      <w:bookmarkStart w:name="_Toc218788182" w:id="11"/>
      <w:r w:rsidRPr="000750E4">
        <w:t>Step 1: Identify the email on file with OGC</w:t>
      </w:r>
      <w:bookmarkEnd w:id="11"/>
    </w:p>
    <w:p w:rsidR="000750E4" w:rsidP="001F26FD" w:rsidRDefault="00396E30" w14:paraId="00707545" w14:textId="0C40FD3E">
      <w:r w:rsidRPr="731174F4">
        <w:t xml:space="preserve">Representatives can find out what email they have on file with OGC by looking themselves up using </w:t>
      </w:r>
      <w:proofErr w:type="spellStart"/>
      <w:r w:rsidRPr="731174F4">
        <w:t>VA.gov’s</w:t>
      </w:r>
      <w:proofErr w:type="spellEnd"/>
      <w:r w:rsidRPr="731174F4">
        <w:t xml:space="preserve"> </w:t>
      </w:r>
      <w:hyperlink r:id="rId15">
        <w:r w:rsidRPr="731174F4">
          <w:rPr>
            <w:u w:val="single"/>
          </w:rPr>
          <w:t>Find a Representative</w:t>
        </w:r>
        <w:r w:rsidRPr="731174F4">
          <w:rPr>
            <w:u w:val="single"/>
          </w:rPr>
          <w:t xml:space="preserve"> </w:t>
        </w:r>
        <w:r w:rsidRPr="731174F4">
          <w:rPr>
            <w:u w:val="single"/>
          </w:rPr>
          <w:t>tool</w:t>
        </w:r>
      </w:hyperlink>
      <w:r w:rsidRPr="731174F4">
        <w:t>, which is designed to help representatives locate their information in the OGC database.</w:t>
      </w:r>
    </w:p>
    <w:p w:rsidR="000750E4" w:rsidP="001F26FD" w:rsidRDefault="000750E4" w14:paraId="29724450" w14:textId="1FB37DCB">
      <w:r>
        <w:rPr>
          <w:noProof/>
        </w:rPr>
        <w:drawing>
          <wp:anchor distT="114300" distB="114300" distL="114300" distR="114300" simplePos="0" relativeHeight="251732992" behindDoc="0" locked="0" layoutInCell="1" hidden="0" allowOverlap="1" wp14:anchorId="43ED8839" wp14:editId="7A1475D5">
            <wp:simplePos x="0" y="0"/>
            <wp:positionH relativeFrom="column">
              <wp:posOffset>0</wp:posOffset>
            </wp:positionH>
            <wp:positionV relativeFrom="paragraph">
              <wp:posOffset>328930</wp:posOffset>
            </wp:positionV>
            <wp:extent cx="3176270" cy="4935855"/>
            <wp:effectExtent l="12700" t="12700" r="12700" b="12700"/>
            <wp:wrapTopAndBottom distT="114300" distB="114300"/>
            <wp:docPr id="1455036123" name="image5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23" name="image57.png" descr="A screenshot of a computer&#10;&#10;AI-generated content may be incorrect."/>
                    <pic:cNvPicPr preferRelativeResize="0"/>
                  </pic:nvPicPr>
                  <pic:blipFill>
                    <a:blip r:embed="rId16"/>
                    <a:srcRect t="785" b="1346"/>
                    <a:stretch>
                      <a:fillRect/>
                    </a:stretch>
                  </pic:blipFill>
                  <pic:spPr>
                    <a:xfrm>
                      <a:off x="0" y="0"/>
                      <a:ext cx="3176270" cy="4935855"/>
                    </a:xfrm>
                    <a:prstGeom prst="rect">
                      <a:avLst/>
                    </a:prstGeom>
                    <a:ln w="12700">
                      <a:solidFill>
                        <a:srgbClr val="000000"/>
                      </a:solidFill>
                      <a:prstDash val="solid"/>
                    </a:ln>
                  </pic:spPr>
                </pic:pic>
              </a:graphicData>
            </a:graphic>
          </wp:anchor>
        </w:drawing>
      </w:r>
    </w:p>
    <w:p w:rsidR="009E249E" w:rsidP="001F26FD" w:rsidRDefault="009E249E" w14:paraId="6D911590" w14:textId="343FE6B3"/>
    <w:p w:rsidR="009E249E" w:rsidP="001F26FD" w:rsidRDefault="00396E30" w14:paraId="53B1ACA0" w14:textId="64CAD21F">
      <w:r>
        <w:lastRenderedPageBreak/>
        <w:t xml:space="preserve">If they cannot find their name using the Find a Representative tool, they can try using the </w:t>
      </w:r>
      <w:hyperlink r:id="rId17">
        <w:r>
          <w:rPr>
            <w:u w:val="single"/>
          </w:rPr>
          <w:t>OGC accreditation</w:t>
        </w:r>
        <w:r>
          <w:rPr>
            <w:u w:val="single"/>
          </w:rPr>
          <w:t xml:space="preserve"> </w:t>
        </w:r>
        <w:r>
          <w:rPr>
            <w:u w:val="single"/>
          </w:rPr>
          <w:t>search tool</w:t>
        </w:r>
      </w:hyperlink>
      <w:r>
        <w:t>.</w:t>
      </w:r>
    </w:p>
    <w:p w:rsidR="000750E4" w:rsidP="001F26FD" w:rsidRDefault="000750E4" w14:paraId="18551332" w14:textId="365C87B8">
      <w:r>
        <w:rPr>
          <w:noProof/>
        </w:rPr>
        <w:drawing>
          <wp:anchor distT="114300" distB="114300" distL="114300" distR="114300" simplePos="0" relativeHeight="251735040" behindDoc="0" locked="0" layoutInCell="1" hidden="0" allowOverlap="1" wp14:anchorId="16CF6374" wp14:editId="526309CC">
            <wp:simplePos x="0" y="0"/>
            <wp:positionH relativeFrom="column">
              <wp:posOffset>0</wp:posOffset>
            </wp:positionH>
            <wp:positionV relativeFrom="paragraph">
              <wp:posOffset>328295</wp:posOffset>
            </wp:positionV>
            <wp:extent cx="3322955" cy="3176905"/>
            <wp:effectExtent l="12700" t="12700" r="17145" b="10795"/>
            <wp:wrapTopAndBottom distT="114300" distB="114300"/>
            <wp:docPr id="1455036152" name="image52.png" descr="A screenshot of a search page&#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52" name="image52.png" descr="A screenshot of a search page&#10;&#10;AI-generated content may be incorrect."/>
                    <pic:cNvPicPr preferRelativeResize="0"/>
                  </pic:nvPicPr>
                  <pic:blipFill>
                    <a:blip r:embed="rId18"/>
                    <a:srcRect b="5766"/>
                    <a:stretch>
                      <a:fillRect/>
                    </a:stretch>
                  </pic:blipFill>
                  <pic:spPr>
                    <a:xfrm>
                      <a:off x="0" y="0"/>
                      <a:ext cx="3322955" cy="317690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p>
    <w:p w:rsidR="000750E4" w:rsidP="001F26FD" w:rsidRDefault="000750E4" w14:paraId="709947F0" w14:textId="77777777"/>
    <w:p w:rsidR="009E249E" w:rsidP="001F26FD" w:rsidRDefault="00396E30" w14:paraId="34244AAA" w14:textId="3C7BB346">
      <w:r w:rsidRPr="731174F4">
        <w:rPr>
          <w:b/>
          <w:bCs/>
        </w:rPr>
        <w:t>Note:</w:t>
      </w:r>
      <w:r w:rsidRPr="731174F4">
        <w:t xml:space="preserve"> If their record appears in the OGC accreditation search tool but not in the Find a Representative tool, it likely means the VA does not have a valid physical address on file for the representative.</w:t>
      </w:r>
    </w:p>
    <w:p w:rsidR="009E249E" w:rsidP="000750E4" w:rsidRDefault="00396E30" w14:paraId="0EE97B9D" w14:textId="77777777">
      <w:pPr>
        <w:pStyle w:val="Heading4"/>
      </w:pPr>
      <w:bookmarkStart w:name="_Toc218788183" w:id="12"/>
      <w:r w:rsidRPr="000750E4">
        <w:t>Step 2: Create a Login.gov or ID.me account</w:t>
      </w:r>
      <w:bookmarkEnd w:id="12"/>
    </w:p>
    <w:p w:rsidR="005974BD" w:rsidP="001F26FD" w:rsidRDefault="00396E30" w14:paraId="170114EC" w14:textId="77777777">
      <w:r w:rsidRPr="731174F4">
        <w:t xml:space="preserve">Login.gov and ID.me are services that provide secure ways to sign in </w:t>
      </w:r>
      <w:proofErr w:type="gramStart"/>
      <w:r w:rsidRPr="731174F4">
        <w:t>to</w:t>
      </w:r>
      <w:proofErr w:type="gramEnd"/>
      <w:r w:rsidRPr="731174F4">
        <w:t xml:space="preserve"> many government websites using just one account. We recommend that representatives create their account using a personal email they’ll always have access to. </w:t>
      </w:r>
    </w:p>
    <w:p w:rsidR="005974BD" w:rsidP="001F26FD" w:rsidRDefault="005974BD" w14:paraId="680C4F00" w14:textId="77777777"/>
    <w:p w:rsidR="009E249E" w:rsidP="001F26FD" w:rsidRDefault="00396E30" w14:paraId="6AB70B7B" w14:textId="3AD185A6">
      <w:r w:rsidRPr="731174F4">
        <w:t>Representatives should follow the service provider's instructions to create their account</w:t>
      </w:r>
      <w:r w:rsidR="005974BD">
        <w:t>:</w:t>
      </w:r>
    </w:p>
    <w:p w:rsidR="000750E4" w:rsidP="001F26FD" w:rsidRDefault="000750E4" w14:paraId="3C937924" w14:textId="77777777"/>
    <w:p w:rsidRPr="000750E4" w:rsidR="000750E4" w:rsidP="000750E4" w:rsidRDefault="00396E30" w14:paraId="457C0DD6" w14:textId="77777777">
      <w:pPr>
        <w:pStyle w:val="ListParagraph"/>
        <w:numPr>
          <w:ilvl w:val="0"/>
          <w:numId w:val="11"/>
        </w:numPr>
      </w:pPr>
      <w:hyperlink r:id="rId19">
        <w:r w:rsidRPr="000750E4">
          <w:rPr>
            <w:color w:val="000000"/>
            <w:u w:val="single"/>
          </w:rPr>
          <w:t>Learn how to create your Login.gov account</w:t>
        </w:r>
      </w:hyperlink>
    </w:p>
    <w:p w:rsidR="009E249E" w:rsidP="000750E4" w:rsidRDefault="00396E30" w14:paraId="128139BB" w14:textId="432BA3D5">
      <w:pPr>
        <w:pStyle w:val="ListParagraph"/>
        <w:numPr>
          <w:ilvl w:val="0"/>
          <w:numId w:val="11"/>
        </w:numPr>
      </w:pPr>
      <w:hyperlink r:id="rId20">
        <w:r w:rsidRPr="000750E4">
          <w:rPr>
            <w:color w:val="000000"/>
            <w:u w:val="single"/>
          </w:rPr>
          <w:t>Learn how to create your ID.me account</w:t>
        </w:r>
      </w:hyperlink>
    </w:p>
    <w:p w:rsidR="000750E4" w:rsidP="001F26FD" w:rsidRDefault="000750E4" w14:paraId="5EB5FDF0" w14:textId="77777777">
      <w:pPr>
        <w:rPr>
          <w:color w:val="000000"/>
        </w:rPr>
      </w:pPr>
    </w:p>
    <w:p w:rsidR="009E249E" w:rsidP="001F26FD" w:rsidRDefault="00396E30" w14:paraId="03FDBD42" w14:textId="77777777">
      <w:r>
        <w:rPr>
          <w:b/>
          <w:bCs/>
        </w:rPr>
        <w:t>Note:</w:t>
      </w:r>
      <w:r>
        <w:t xml:space="preserve"> If the representative already has a Login.gov or ID.me account they use for another site, they can use that same account for the portal. They do not have to create a new account. </w:t>
      </w:r>
    </w:p>
    <w:p w:rsidRPr="005974BD" w:rsidR="009E249E" w:rsidP="005974BD" w:rsidRDefault="00396E30" w14:paraId="53D7CAE9" w14:textId="77777777">
      <w:pPr>
        <w:pStyle w:val="Heading4"/>
      </w:pPr>
      <w:bookmarkStart w:name="_Toc218788184" w:id="13"/>
      <w:r w:rsidRPr="005974BD">
        <w:lastRenderedPageBreak/>
        <w:t>Step 3: Associate the OGC email with the account</w:t>
      </w:r>
      <w:bookmarkEnd w:id="13"/>
    </w:p>
    <w:p w:rsidR="005974BD" w:rsidP="001F26FD" w:rsidRDefault="00396E30" w14:paraId="454F77B9" w14:textId="77777777">
      <w:r w:rsidRPr="731174F4">
        <w:t xml:space="preserve">If the representative created their Login.gov or ID.me account using a personal email, they’ll need to add the email address they have on file with OGC to their account. </w:t>
      </w:r>
    </w:p>
    <w:p w:rsidR="005974BD" w:rsidP="001F26FD" w:rsidRDefault="005974BD" w14:paraId="5FD75D45" w14:textId="77777777"/>
    <w:p w:rsidR="009E249E" w:rsidP="001F26FD" w:rsidRDefault="00396E30" w14:paraId="5C7BACD8" w14:textId="06F5C586">
      <w:r w:rsidRPr="731174F4">
        <w:t>Representatives should follow the service provider’s instructions to add an email to their account</w:t>
      </w:r>
      <w:r w:rsidR="005974BD">
        <w:t>:</w:t>
      </w:r>
    </w:p>
    <w:p w:rsidR="005974BD" w:rsidP="001F26FD" w:rsidRDefault="005974BD" w14:paraId="7682DDB9" w14:textId="77777777"/>
    <w:p w:rsidRPr="005974BD" w:rsidR="005974BD" w:rsidP="005974BD" w:rsidRDefault="00396E30" w14:paraId="6FFA0267" w14:textId="1231FD4A">
      <w:pPr>
        <w:pStyle w:val="ListParagraph"/>
        <w:numPr>
          <w:ilvl w:val="0"/>
          <w:numId w:val="12"/>
        </w:numPr>
        <w:rPr>
          <w:color w:val="000000"/>
        </w:rPr>
      </w:pPr>
      <w:hyperlink r:id="rId21">
        <w:r w:rsidRPr="005974BD">
          <w:rPr>
            <w:color w:val="000000"/>
            <w:u w:val="single"/>
          </w:rPr>
          <w:t>Learn how to add an email to your Login.gov account</w:t>
        </w:r>
      </w:hyperlink>
    </w:p>
    <w:p w:rsidRPr="005974BD" w:rsidR="009E249E" w:rsidP="005974BD" w:rsidRDefault="00396E30" w14:paraId="42CA3DAE" w14:textId="653B257F">
      <w:pPr>
        <w:pStyle w:val="ListParagraph"/>
        <w:numPr>
          <w:ilvl w:val="0"/>
          <w:numId w:val="12"/>
        </w:numPr>
        <w:rPr>
          <w:color w:val="000000"/>
        </w:rPr>
      </w:pPr>
      <w:hyperlink r:id="rId22">
        <w:r w:rsidRPr="005974BD">
          <w:rPr>
            <w:color w:val="000000"/>
            <w:u w:val="single"/>
          </w:rPr>
          <w:t>Learn how to add an email to your ID.me account</w:t>
        </w:r>
      </w:hyperlink>
    </w:p>
    <w:p w:rsidRPr="005974BD" w:rsidR="009E249E" w:rsidP="005974BD" w:rsidRDefault="00396E30" w14:paraId="06329D4C" w14:textId="77777777">
      <w:pPr>
        <w:pStyle w:val="Heading4"/>
      </w:pPr>
      <w:bookmarkStart w:name="_Toc218788185" w:id="14"/>
      <w:r w:rsidRPr="005974BD">
        <w:t>Step 4: Sign in to the portal</w:t>
      </w:r>
      <w:bookmarkEnd w:id="14"/>
    </w:p>
    <w:p w:rsidR="005974BD" w:rsidP="001F26FD" w:rsidRDefault="00396E30" w14:paraId="648A6A80" w14:textId="77777777">
      <w:r>
        <w:t>There are two sign-in buttons on the unauthenticated home page of the portal.</w:t>
      </w:r>
      <w:r w:rsidR="005974BD">
        <w:t xml:space="preserve"> </w:t>
      </w:r>
      <w:r>
        <w:t>Representatives can click either of these buttons to start the sign-in process.</w:t>
      </w:r>
      <w:r w:rsidR="005974BD">
        <w:t xml:space="preserve"> </w:t>
      </w:r>
    </w:p>
    <w:p w:rsidR="005974BD" w:rsidP="001F26FD" w:rsidRDefault="005974BD" w14:paraId="6F7CCA86" w14:textId="77777777"/>
    <w:p w:rsidR="009E249E" w:rsidP="001F26FD" w:rsidRDefault="00396E30" w14:paraId="34BFCD2A" w14:textId="2EBF1124">
      <w:r w:rsidRPr="731174F4">
        <w:t>If a representative is signed in to VA.gov and then signs in to the Accredited Representative Portal, they will be logged out of their VA.gov Veteran account</w:t>
      </w:r>
      <w:r w:rsidR="005974BD">
        <w:t xml:space="preserve">. </w:t>
      </w:r>
      <w:r w:rsidRPr="731174F4">
        <w:t>The benefits they receive as a Veteran won’t be affected when they use this portal.</w:t>
      </w:r>
      <w:r w:rsidR="005974BD">
        <w:t xml:space="preserve"> </w:t>
      </w:r>
      <w:r w:rsidRPr="731174F4">
        <w:t>VA.gov uses their Veteran profile, while the portal uses a separate representative profile. There is no co-mingling of information between the two systems.</w:t>
      </w:r>
    </w:p>
    <w:p w:rsidR="009E249E" w:rsidP="001F26FD" w:rsidRDefault="00396E30" w14:paraId="52158D81" w14:textId="77777777">
      <w:r>
        <w:br w:type="page"/>
      </w:r>
      <w:r>
        <w:rPr>
          <w:noProof/>
        </w:rPr>
        <w:drawing>
          <wp:anchor distT="114300" distB="114300" distL="114300" distR="114300" simplePos="0" relativeHeight="251661312" behindDoc="0" locked="0" layoutInCell="1" hidden="0" allowOverlap="1" wp14:anchorId="59EB885A" wp14:editId="07777777">
            <wp:simplePos x="0" y="0"/>
            <wp:positionH relativeFrom="column">
              <wp:posOffset>19051</wp:posOffset>
            </wp:positionH>
            <wp:positionV relativeFrom="paragraph">
              <wp:posOffset>220582</wp:posOffset>
            </wp:positionV>
            <wp:extent cx="4425524" cy="3389389"/>
            <wp:effectExtent l="12700" t="12700" r="12700" b="12700"/>
            <wp:wrapTopAndBottom distT="114300" distB="114300"/>
            <wp:docPr id="145503610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23"/>
                    <a:srcRect/>
                    <a:stretch>
                      <a:fillRect/>
                    </a:stretch>
                  </pic:blipFill>
                  <pic:spPr>
                    <a:xfrm>
                      <a:off x="0" y="0"/>
                      <a:ext cx="4425524" cy="3389389"/>
                    </a:xfrm>
                    <a:prstGeom prst="rect">
                      <a:avLst/>
                    </a:prstGeom>
                    <a:ln w="12700">
                      <a:solidFill>
                        <a:srgbClr val="000000"/>
                      </a:solidFill>
                      <a:prstDash val="solid"/>
                    </a:ln>
                  </pic:spPr>
                </pic:pic>
              </a:graphicData>
            </a:graphic>
          </wp:anchor>
        </w:drawing>
      </w:r>
    </w:p>
    <w:p w:rsidR="009E249E" w:rsidP="001F26FD" w:rsidRDefault="00396E30" w14:paraId="7D5FEDA2" w14:textId="77777777">
      <w:r w:rsidRPr="731174F4">
        <w:lastRenderedPageBreak/>
        <w:t>When the user clicks one of the sign-in buttons, they’ll be prompted to sign in using their Login.gov or ID.me account. They’ll be guided through the sign-in process, and once completed, they will be signed in to the portal.</w:t>
      </w:r>
    </w:p>
    <w:p w:rsidR="009E249E" w:rsidP="001F26FD" w:rsidRDefault="009E249E" w14:paraId="41C8F396" w14:textId="77777777"/>
    <w:p w:rsidRPr="00046B73" w:rsidR="009E249E" w:rsidP="00781A8F" w:rsidRDefault="00396E30" w14:paraId="0D0B940D" w14:textId="65CCAE77">
      <w:r>
        <w:rPr>
          <w:noProof/>
        </w:rPr>
        <w:drawing>
          <wp:inline distT="0" distB="0" distL="0" distR="0" wp14:anchorId="212203E4" wp14:editId="07777777">
            <wp:extent cx="3990975" cy="3227733"/>
            <wp:effectExtent l="12700" t="12700" r="12700" b="12700"/>
            <wp:docPr id="1455036151" name="image45.png" descr="A screenshot of a login page&#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5.png" descr="A screenshot of a login page&#10;&#10;AI-generated content may be incorrect."/>
                    <pic:cNvPicPr preferRelativeResize="0"/>
                  </pic:nvPicPr>
                  <pic:blipFill>
                    <a:blip r:embed="rId24"/>
                    <a:srcRect t="1975" b="4119"/>
                    <a:stretch>
                      <a:fillRect/>
                    </a:stretch>
                  </pic:blipFill>
                  <pic:spPr>
                    <a:xfrm>
                      <a:off x="0" y="0"/>
                      <a:ext cx="3990975" cy="3227733"/>
                    </a:xfrm>
                    <a:prstGeom prst="rect">
                      <a:avLst/>
                    </a:prstGeom>
                    <a:ln w="12700">
                      <a:solidFill>
                        <a:srgbClr val="000000"/>
                      </a:solidFill>
                      <a:prstDash val="solid"/>
                    </a:ln>
                  </pic:spPr>
                </pic:pic>
              </a:graphicData>
            </a:graphic>
          </wp:inline>
        </w:drawing>
      </w:r>
      <w:r>
        <w:br w:type="page"/>
      </w:r>
      <w:r w:rsidR="003115B7">
        <w:lastRenderedPageBreak/>
        <w:t xml:space="preserve">Optional: </w:t>
      </w:r>
      <w:r>
        <w:t>Adding PIV card sign-</w:t>
      </w:r>
      <w:r w:rsidR="003115B7">
        <w:t xml:space="preserve">in </w:t>
      </w:r>
    </w:p>
    <w:p w:rsidR="009E249E" w:rsidP="001F26FD" w:rsidRDefault="00046B73" w14:paraId="2748E128" w14:textId="5E9242B6">
      <w:pPr>
        <w:rPr>
          <w:b/>
          <w:bCs/>
        </w:rPr>
      </w:pPr>
      <w:r>
        <w:t>Representatives</w:t>
      </w:r>
      <w:r w:rsidR="00396E30">
        <w:t xml:space="preserve"> can use a PIV card to sign in to the portal if they add it to their Login.gov account (this option is not available with ID.me). While signed in to Login.gov, navigate to </w:t>
      </w:r>
      <w:r w:rsidR="00396E30">
        <w:rPr>
          <w:b/>
          <w:bCs/>
        </w:rPr>
        <w:t>Your Account</w:t>
      </w:r>
      <w:r>
        <w:rPr>
          <w:b/>
          <w:bCs/>
        </w:rPr>
        <w:t xml:space="preserve"> </w:t>
      </w:r>
      <w:r w:rsidR="00396E30">
        <w:rPr>
          <w:b/>
          <w:bCs/>
        </w:rPr>
        <w:t>&gt; Your Authentication Methods</w:t>
      </w:r>
      <w:r>
        <w:rPr>
          <w:b/>
          <w:bCs/>
        </w:rPr>
        <w:t xml:space="preserve"> </w:t>
      </w:r>
      <w:r w:rsidR="00396E30">
        <w:rPr>
          <w:b/>
          <w:bCs/>
        </w:rPr>
        <w:t>&gt; Add Your Government Employee ID.</w:t>
      </w:r>
    </w:p>
    <w:p w:rsidR="006E3C45" w:rsidP="001F26FD" w:rsidRDefault="006E3C45" w14:paraId="3260F64D" w14:textId="4CD5C482">
      <w:r>
        <w:rPr>
          <w:noProof/>
        </w:rPr>
        <w:drawing>
          <wp:anchor distT="114300" distB="114300" distL="114300" distR="114300" simplePos="0" relativeHeight="251737088" behindDoc="0" locked="0" layoutInCell="1" hidden="0" allowOverlap="1" wp14:anchorId="3FE09594" wp14:editId="4E012981">
            <wp:simplePos x="0" y="0"/>
            <wp:positionH relativeFrom="column">
              <wp:posOffset>1905</wp:posOffset>
            </wp:positionH>
            <wp:positionV relativeFrom="paragraph">
              <wp:posOffset>314960</wp:posOffset>
            </wp:positionV>
            <wp:extent cx="4108450" cy="4356735"/>
            <wp:effectExtent l="12700" t="12700" r="19050" b="12065"/>
            <wp:wrapTopAndBottom distT="114300" distB="114300"/>
            <wp:docPr id="1455036155" name="image5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55" name="image50.png" descr="A screenshot of a computer&#10;&#10;AI-generated content may be incorrect."/>
                    <pic:cNvPicPr preferRelativeResize="0"/>
                  </pic:nvPicPr>
                  <pic:blipFill>
                    <a:blip r:embed="rId25"/>
                    <a:srcRect t="4480" b="5765"/>
                    <a:stretch>
                      <a:fillRect/>
                    </a:stretch>
                  </pic:blipFill>
                  <pic:spPr>
                    <a:xfrm>
                      <a:off x="0" y="0"/>
                      <a:ext cx="4108450" cy="435673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p>
    <w:p w:rsidR="009E249E" w:rsidP="001F26FD" w:rsidRDefault="009E249E" w14:paraId="3E901CF2" w14:textId="65E5A110"/>
    <w:p w:rsidR="009E249E" w:rsidP="001F26FD" w:rsidRDefault="00396E30" w14:paraId="779F1561" w14:textId="31A78D44">
      <w:r w:rsidRPr="731174F4">
        <w:lastRenderedPageBreak/>
        <w:t>The representative will be prompted through steps to add their PIV card.</w:t>
      </w:r>
      <w:r w:rsidR="006E3C45">
        <w:rPr>
          <w:noProof/>
        </w:rPr>
        <w:drawing>
          <wp:anchor distT="114300" distB="114300" distL="114300" distR="114300" simplePos="0" relativeHeight="251739136" behindDoc="0" locked="0" layoutInCell="1" hidden="0" allowOverlap="1" wp14:anchorId="4519FD74" wp14:editId="592CCCA2">
            <wp:simplePos x="0" y="0"/>
            <wp:positionH relativeFrom="column">
              <wp:posOffset>0</wp:posOffset>
            </wp:positionH>
            <wp:positionV relativeFrom="paragraph">
              <wp:posOffset>328930</wp:posOffset>
            </wp:positionV>
            <wp:extent cx="4114800" cy="4743450"/>
            <wp:effectExtent l="12700" t="12700" r="12700" b="12700"/>
            <wp:wrapTopAndBottom distT="114300" distB="114300"/>
            <wp:docPr id="1455036099" name="image46.png" descr="A screenshot of a card&#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099" name="image46.png" descr="A screenshot of a card&#10;&#10;AI-generated content may be incorrect."/>
                    <pic:cNvPicPr preferRelativeResize="0"/>
                  </pic:nvPicPr>
                  <pic:blipFill>
                    <a:blip r:embed="rId26"/>
                    <a:srcRect t="2120" b="9893"/>
                    <a:stretch>
                      <a:fillRect/>
                    </a:stretch>
                  </pic:blipFill>
                  <pic:spPr>
                    <a:xfrm>
                      <a:off x="0" y="0"/>
                      <a:ext cx="4114800" cy="4743450"/>
                    </a:xfrm>
                    <a:prstGeom prst="rect">
                      <a:avLst/>
                    </a:prstGeom>
                    <a:ln w="12700">
                      <a:solidFill>
                        <a:srgbClr val="000000"/>
                      </a:solidFill>
                      <a:prstDash val="solid"/>
                    </a:ln>
                  </pic:spPr>
                </pic:pic>
              </a:graphicData>
            </a:graphic>
          </wp:anchor>
        </w:drawing>
      </w:r>
    </w:p>
    <w:p w:rsidR="009E249E" w:rsidP="001F26FD" w:rsidRDefault="009E249E" w14:paraId="64E67D7F" w14:textId="51359112"/>
    <w:p w:rsidR="006E3C45" w:rsidP="001F26FD" w:rsidRDefault="00396E30" w14:paraId="2FD03B97" w14:textId="77777777">
      <w:r w:rsidRPr="731174F4">
        <w:t xml:space="preserve">Once the representative successfully adds their PIV card to their Login.gov account, they’ll be able to use this method to sign in to the portal. The PIV card must be plugged into their computer when signing in. Representatives should select the </w:t>
      </w:r>
      <w:r w:rsidRPr="731174F4">
        <w:rPr>
          <w:b/>
          <w:bCs/>
        </w:rPr>
        <w:t xml:space="preserve">Sign in with your government ID </w:t>
      </w:r>
      <w:r w:rsidRPr="731174F4">
        <w:t>option at the bottom of the sign-in page and follow the prompts to complete their sign-in.</w:t>
      </w:r>
    </w:p>
    <w:p w:rsidR="006E3C45" w:rsidP="001F26FD" w:rsidRDefault="006E3C45" w14:paraId="05372EB8" w14:textId="77777777"/>
    <w:p w:rsidRPr="006E3C45" w:rsidR="009E249E" w:rsidP="001F26FD" w:rsidRDefault="00396E30" w14:paraId="5A0874CF" w14:textId="07DB56A1">
      <w:r w:rsidRPr="731174F4">
        <w:br w:type="page"/>
      </w:r>
    </w:p>
    <w:p w:rsidR="009E249E" w:rsidP="001F26FD" w:rsidRDefault="006E3C45" w14:paraId="2F685B24" w14:textId="04970BAD">
      <w:pPr>
        <w:pStyle w:val="Heading2"/>
      </w:pPr>
      <w:bookmarkStart w:name="_Toc218788186" w:id="15"/>
      <w:r>
        <w:rPr>
          <w:noProof/>
        </w:rPr>
        <w:lastRenderedPageBreak/>
        <w:drawing>
          <wp:anchor distT="114300" distB="114300" distL="114300" distR="114300" simplePos="0" relativeHeight="251741184" behindDoc="0" locked="0" layoutInCell="1" hidden="0" allowOverlap="1" wp14:anchorId="1CF14A3C" wp14:editId="7F15FC9E">
            <wp:simplePos x="0" y="0"/>
            <wp:positionH relativeFrom="column">
              <wp:posOffset>-308344</wp:posOffset>
            </wp:positionH>
            <wp:positionV relativeFrom="paragraph">
              <wp:posOffset>12168</wp:posOffset>
            </wp:positionV>
            <wp:extent cx="3762233" cy="4110239"/>
            <wp:effectExtent l="12700" t="12700" r="12700" b="12700"/>
            <wp:wrapTopAndBottom distT="114300" distB="114300"/>
            <wp:docPr id="1455036150" name="image48.png"/>
            <wp:cNvGraphicFramePr/>
            <a:graphic xmlns:a="http://schemas.openxmlformats.org/drawingml/2006/main">
              <a:graphicData uri="http://schemas.openxmlformats.org/drawingml/2006/picture">
                <pic:pic xmlns:pic="http://schemas.openxmlformats.org/drawingml/2006/picture">
                  <pic:nvPicPr>
                    <pic:cNvPr id="1455036150" name="image48.png"/>
                    <pic:cNvPicPr preferRelativeResize="0"/>
                  </pic:nvPicPr>
                  <pic:blipFill>
                    <a:blip r:embed="rId27"/>
                    <a:srcRect/>
                    <a:stretch>
                      <a:fillRect/>
                    </a:stretch>
                  </pic:blipFill>
                  <pic:spPr>
                    <a:xfrm>
                      <a:off x="0" y="0"/>
                      <a:ext cx="3762233" cy="4110239"/>
                    </a:xfrm>
                    <a:prstGeom prst="rect">
                      <a:avLst/>
                    </a:prstGeom>
                    <a:ln w="12700">
                      <a:solidFill>
                        <a:srgbClr val="000000"/>
                      </a:solidFill>
                      <a:prstDash val="solid"/>
                    </a:ln>
                  </pic:spPr>
                </pic:pic>
              </a:graphicData>
            </a:graphic>
          </wp:anchor>
        </w:drawing>
      </w:r>
      <w:r w:rsidR="00396E30">
        <w:t>3. Dashboard</w:t>
      </w:r>
      <w:bookmarkEnd w:id="15"/>
      <w:r w:rsidR="00396E30">
        <w:t xml:space="preserve"> </w:t>
      </w:r>
    </w:p>
    <w:p w:rsidR="009E249E" w:rsidP="001F26FD" w:rsidRDefault="00396E30" w14:paraId="255A0B7D" w14:textId="77777777">
      <w:r>
        <w:rPr>
          <w:b/>
          <w:bCs/>
        </w:rPr>
        <w:t>Note:</w:t>
      </w:r>
      <w:r>
        <w:t xml:space="preserve"> This feature is available to all users, but the content will vary depending on whether the user is authorized or not.</w:t>
      </w:r>
    </w:p>
    <w:p w:rsidR="009E249E" w:rsidP="001F26FD" w:rsidRDefault="00396E30" w14:paraId="7BAB83C6" w14:textId="77777777">
      <w:pPr>
        <w:pStyle w:val="Heading3"/>
      </w:pPr>
      <w:bookmarkStart w:name="_Toc218788187" w:id="16"/>
      <w:r>
        <w:t>Authorized Dashboard</w:t>
      </w:r>
      <w:bookmarkEnd w:id="16"/>
    </w:p>
    <w:p w:rsidR="009E249E" w:rsidP="001F26FD" w:rsidRDefault="00396E30" w14:paraId="40562EBC" w14:textId="77777777">
      <w:r>
        <w:t>When a user signs in to the portal and their current accreditation is verified, they will be directed to an authorized dashboard. The dashboard displays three call-to-action cards that link to the key features of the portal that accredited representatives have access to:</w:t>
      </w:r>
    </w:p>
    <w:p w:rsidR="009E249E" w:rsidP="001F26FD" w:rsidRDefault="009E249E" w14:paraId="0E27B00A" w14:textId="77777777"/>
    <w:p w:rsidR="009E249E" w:rsidP="001F26FD" w:rsidRDefault="00396E30" w14:paraId="20FF819C" w14:textId="77777777">
      <w:pPr>
        <w:pStyle w:val="ListParagraph"/>
        <w:numPr>
          <w:ilvl w:val="0"/>
          <w:numId w:val="7"/>
        </w:numPr>
      </w:pPr>
      <w:r w:rsidRPr="731174F4">
        <w:t>Find claimants you represent</w:t>
      </w:r>
    </w:p>
    <w:p w:rsidR="009E249E" w:rsidP="001F26FD" w:rsidRDefault="00396E30" w14:paraId="1D079E43" w14:textId="77777777">
      <w:pPr>
        <w:pStyle w:val="ListParagraph"/>
        <w:numPr>
          <w:ilvl w:val="0"/>
          <w:numId w:val="7"/>
        </w:numPr>
      </w:pPr>
      <w:r>
        <w:t>Review representation requests</w:t>
      </w:r>
    </w:p>
    <w:p w:rsidR="009E249E" w:rsidP="001F26FD" w:rsidRDefault="00396E30" w14:paraId="26D8EE19" w14:textId="77777777">
      <w:pPr>
        <w:pStyle w:val="ListParagraph"/>
        <w:numPr>
          <w:ilvl w:val="0"/>
          <w:numId w:val="7"/>
        </w:numPr>
      </w:pPr>
      <w:r>
        <w:t>Submit forms</w:t>
      </w:r>
      <w:r>
        <w:br w:type="page"/>
      </w:r>
    </w:p>
    <w:p w:rsidR="009E249E" w:rsidP="001F26FD" w:rsidRDefault="00396E30" w14:paraId="5B1EC82E" w14:textId="77777777">
      <w:r>
        <w:rPr>
          <w:noProof/>
        </w:rPr>
        <w:lastRenderedPageBreak/>
        <w:drawing>
          <wp:anchor distT="114300" distB="114300" distL="114300" distR="114300" simplePos="0" relativeHeight="251665408" behindDoc="0" locked="0" layoutInCell="1" hidden="0" allowOverlap="1" wp14:anchorId="6E485A45" wp14:editId="07777777">
            <wp:simplePos x="0" y="0"/>
            <wp:positionH relativeFrom="column">
              <wp:posOffset>19052</wp:posOffset>
            </wp:positionH>
            <wp:positionV relativeFrom="paragraph">
              <wp:posOffset>114300</wp:posOffset>
            </wp:positionV>
            <wp:extent cx="4293394" cy="2862263"/>
            <wp:effectExtent l="12700" t="12700" r="12700" b="12700"/>
            <wp:wrapTopAndBottom distT="114300" distB="114300"/>
            <wp:docPr id="14550361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l="10084" r="9872" b="4511"/>
                    <a:stretch>
                      <a:fillRect/>
                    </a:stretch>
                  </pic:blipFill>
                  <pic:spPr>
                    <a:xfrm>
                      <a:off x="0" y="0"/>
                      <a:ext cx="4293394" cy="2862263"/>
                    </a:xfrm>
                    <a:prstGeom prst="rect">
                      <a:avLst/>
                    </a:prstGeom>
                    <a:ln w="12700">
                      <a:solidFill>
                        <a:srgbClr val="000000"/>
                      </a:solidFill>
                      <a:prstDash val="solid"/>
                    </a:ln>
                  </pic:spPr>
                </pic:pic>
              </a:graphicData>
            </a:graphic>
          </wp:anchor>
        </w:drawing>
      </w:r>
    </w:p>
    <w:p w:rsidRPr="00A51442" w:rsidR="009E249E" w:rsidP="00A51442" w:rsidRDefault="00396E30" w14:paraId="2146C41E" w14:textId="77777777">
      <w:pPr>
        <w:pStyle w:val="Heading4"/>
      </w:pPr>
      <w:bookmarkStart w:name="_Toc218788188" w:id="17"/>
      <w:r w:rsidRPr="00A51442">
        <w:t>Find claimants you represent</w:t>
      </w:r>
      <w:bookmarkEnd w:id="17"/>
    </w:p>
    <w:p w:rsidR="009E249E" w:rsidP="001F26FD" w:rsidRDefault="00396E30" w14:paraId="6D5F6D61" w14:textId="77777777">
      <w:r w:rsidRPr="731174F4">
        <w:t>This card enables representatives to access the Find Claimant page, where they can search for and view claimants for whom they are authorized to assist. This card corresponds to the “Find Claimant” button located in the top navigation bar.</w:t>
      </w:r>
    </w:p>
    <w:p w:rsidR="009E249E" w:rsidP="001F26FD" w:rsidRDefault="00396E30" w14:paraId="504A2191" w14:textId="77777777">
      <w:r>
        <w:rPr>
          <w:noProof/>
        </w:rPr>
        <w:drawing>
          <wp:anchor distT="114300" distB="114300" distL="114300" distR="114300" simplePos="0" relativeHeight="251666432" behindDoc="0" locked="0" layoutInCell="1" hidden="0" allowOverlap="1" wp14:anchorId="4434014B" wp14:editId="07777777">
            <wp:simplePos x="0" y="0"/>
            <wp:positionH relativeFrom="column">
              <wp:posOffset>19052</wp:posOffset>
            </wp:positionH>
            <wp:positionV relativeFrom="paragraph">
              <wp:posOffset>203788</wp:posOffset>
            </wp:positionV>
            <wp:extent cx="4471988" cy="2493993"/>
            <wp:effectExtent l="12700" t="12700" r="12700" b="12700"/>
            <wp:wrapTopAndBottom distT="114300" distB="114300"/>
            <wp:docPr id="145503610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4471988" cy="2493993"/>
                    </a:xfrm>
                    <a:prstGeom prst="rect">
                      <a:avLst/>
                    </a:prstGeom>
                    <a:ln w="12700">
                      <a:solidFill>
                        <a:srgbClr val="000000"/>
                      </a:solidFill>
                      <a:prstDash val="solid"/>
                    </a:ln>
                  </pic:spPr>
                </pic:pic>
              </a:graphicData>
            </a:graphic>
          </wp:anchor>
        </w:drawing>
      </w:r>
    </w:p>
    <w:p w:rsidR="009E249E" w:rsidP="001F26FD" w:rsidRDefault="00396E30" w14:paraId="20620057" w14:textId="77777777">
      <w:pPr>
        <w:pStyle w:val="Heading4"/>
      </w:pPr>
      <w:bookmarkStart w:name="_Toc218788189" w:id="18"/>
      <w:r>
        <w:t>Review representation requests</w:t>
      </w:r>
      <w:bookmarkEnd w:id="18"/>
    </w:p>
    <w:p w:rsidR="009E249E" w:rsidP="001F26FD" w:rsidRDefault="00396E30" w14:paraId="58FC6161" w14:textId="77777777">
      <w:r w:rsidRPr="731174F4">
        <w:t>This card provides access to incoming representation requests from Veterans or claimants.</w:t>
      </w:r>
      <w:r w:rsidRPr="731174F4">
        <w:br w:type="page"/>
      </w:r>
    </w:p>
    <w:p w:rsidR="009E249E" w:rsidP="001F26FD" w:rsidRDefault="00396E30" w14:paraId="2F5B355D" w14:textId="77777777">
      <w:r>
        <w:lastRenderedPageBreak/>
        <w:t xml:space="preserve">It corresponds with the </w:t>
      </w:r>
      <w:r>
        <w:rPr>
          <w:b/>
          <w:bCs/>
        </w:rPr>
        <w:t>Representation Requests</w:t>
      </w:r>
      <w:r>
        <w:t xml:space="preserve"> button in the top navigation bar.</w:t>
      </w:r>
    </w:p>
    <w:p w:rsidR="009E249E" w:rsidP="001F26FD" w:rsidRDefault="00396E30" w14:paraId="5C403C6E" w14:textId="77777777">
      <w:r>
        <w:rPr>
          <w:noProof/>
        </w:rPr>
        <w:drawing>
          <wp:anchor distT="114300" distB="114300" distL="114300" distR="114300" simplePos="0" relativeHeight="251667456" behindDoc="0" locked="0" layoutInCell="1" hidden="0" allowOverlap="1" wp14:anchorId="14A23726" wp14:editId="07777777">
            <wp:simplePos x="0" y="0"/>
            <wp:positionH relativeFrom="column">
              <wp:posOffset>19052</wp:posOffset>
            </wp:positionH>
            <wp:positionV relativeFrom="paragraph">
              <wp:posOffset>203788</wp:posOffset>
            </wp:positionV>
            <wp:extent cx="5001526" cy="2809368"/>
            <wp:effectExtent l="12700" t="12700" r="12700" b="12700"/>
            <wp:wrapTopAndBottom distT="114300" distB="114300"/>
            <wp:docPr id="1455036145"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0"/>
                    <a:srcRect/>
                    <a:stretch>
                      <a:fillRect/>
                    </a:stretch>
                  </pic:blipFill>
                  <pic:spPr>
                    <a:xfrm>
                      <a:off x="0" y="0"/>
                      <a:ext cx="5001526" cy="2809368"/>
                    </a:xfrm>
                    <a:prstGeom prst="rect">
                      <a:avLst/>
                    </a:prstGeom>
                    <a:ln w="12700">
                      <a:solidFill>
                        <a:srgbClr val="000000"/>
                      </a:solidFill>
                      <a:prstDash val="solid"/>
                    </a:ln>
                  </pic:spPr>
                </pic:pic>
              </a:graphicData>
            </a:graphic>
          </wp:anchor>
        </w:drawing>
      </w:r>
    </w:p>
    <w:p w:rsidR="009E249E" w:rsidP="001F26FD" w:rsidRDefault="00396E30" w14:paraId="5C69430C" w14:textId="77777777">
      <w:pPr>
        <w:pStyle w:val="Heading4"/>
      </w:pPr>
      <w:bookmarkStart w:name="_Toc218788190" w:id="19"/>
      <w:r>
        <w:t>Submit forms</w:t>
      </w:r>
      <w:bookmarkEnd w:id="19"/>
    </w:p>
    <w:p w:rsidR="009E249E" w:rsidP="001F26FD" w:rsidRDefault="00396E30" w14:paraId="14C041C3" w14:textId="77777777">
      <w:r w:rsidRPr="731174F4">
        <w:t xml:space="preserve">This card provides navigation to Submissions, where representatives can submit forms on behalf of their claimants and view a recent history of the forms they have submitted. It corresponds with the </w:t>
      </w:r>
      <w:r w:rsidRPr="731174F4">
        <w:rPr>
          <w:b/>
          <w:bCs/>
        </w:rPr>
        <w:t>Submissions</w:t>
      </w:r>
      <w:r w:rsidRPr="731174F4">
        <w:t xml:space="preserve"> button in the top navigation bar.</w:t>
      </w:r>
    </w:p>
    <w:p w:rsidR="009E249E" w:rsidP="001F26FD" w:rsidRDefault="00396E30" w14:paraId="2C631020" w14:textId="77777777">
      <w:r>
        <w:br w:type="page"/>
      </w:r>
      <w:r>
        <w:rPr>
          <w:noProof/>
        </w:rPr>
        <w:drawing>
          <wp:anchor distT="114300" distB="114300" distL="114300" distR="114300" simplePos="0" relativeHeight="251668480" behindDoc="0" locked="0" layoutInCell="1" hidden="0" allowOverlap="1" wp14:anchorId="1073B39E" wp14:editId="07777777">
            <wp:simplePos x="0" y="0"/>
            <wp:positionH relativeFrom="column">
              <wp:posOffset>19052</wp:posOffset>
            </wp:positionH>
            <wp:positionV relativeFrom="paragraph">
              <wp:posOffset>203788</wp:posOffset>
            </wp:positionV>
            <wp:extent cx="5318603" cy="2993841"/>
            <wp:effectExtent l="12700" t="12700" r="12700" b="12700"/>
            <wp:wrapTopAndBottom distT="114300" distB="114300"/>
            <wp:docPr id="14550361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1"/>
                    <a:srcRect/>
                    <a:stretch>
                      <a:fillRect/>
                    </a:stretch>
                  </pic:blipFill>
                  <pic:spPr>
                    <a:xfrm>
                      <a:off x="0" y="0"/>
                      <a:ext cx="5318603" cy="2993841"/>
                    </a:xfrm>
                    <a:prstGeom prst="rect">
                      <a:avLst/>
                    </a:prstGeom>
                    <a:ln w="12700">
                      <a:solidFill>
                        <a:srgbClr val="000000"/>
                      </a:solidFill>
                      <a:prstDash val="solid"/>
                    </a:ln>
                  </pic:spPr>
                </pic:pic>
              </a:graphicData>
            </a:graphic>
          </wp:anchor>
        </w:drawing>
      </w:r>
    </w:p>
    <w:p w:rsidR="009E249E" w:rsidP="001F26FD" w:rsidRDefault="00396E30" w14:paraId="61A4B779" w14:textId="77777777">
      <w:pPr>
        <w:pStyle w:val="Heading3"/>
      </w:pPr>
      <w:bookmarkStart w:name="_Toc218788191" w:id="20"/>
      <w:r>
        <w:lastRenderedPageBreak/>
        <w:t>Unauthorized dashboard</w:t>
      </w:r>
      <w:bookmarkEnd w:id="20"/>
    </w:p>
    <w:p w:rsidR="009E249E" w:rsidP="001F26FD" w:rsidRDefault="00396E30" w14:paraId="475B06F5" w14:textId="77777777">
      <w:pPr>
        <w:rPr>
          <w:highlight w:val="white"/>
        </w:rPr>
      </w:pPr>
      <w:r w:rsidRPr="731174F4">
        <w:rPr>
          <w:highlight w:val="white"/>
        </w:rPr>
        <w:t>When a user signs in to the portal and the current accreditation cannot be verified, they will be taken to an unauthorized dashboard. The dashboard displays an alert letting them know their accreditation couldn’t be verified. There are also links to help troubleshoot login issues and learn about the accreditation application process.</w:t>
      </w:r>
    </w:p>
    <w:p w:rsidR="009E249E" w:rsidP="001F26FD" w:rsidRDefault="009E249E" w14:paraId="60061E4C" w14:textId="77777777">
      <w:pPr>
        <w:rPr>
          <w:highlight w:val="white"/>
        </w:rPr>
      </w:pPr>
    </w:p>
    <w:p w:rsidR="009E249E" w:rsidP="001F26FD" w:rsidRDefault="00396E30" w14:paraId="37AE07ED" w14:textId="77777777">
      <w:pPr>
        <w:rPr>
          <w:highlight w:val="white"/>
        </w:rPr>
      </w:pPr>
      <w:r>
        <w:rPr>
          <w:highlight w:val="white"/>
        </w:rPr>
        <w:t>If the user attempts to navigate to any part of the portal or any other page to which they do not have access, the system will redirect them back to this unauthorized dashboard.</w:t>
      </w:r>
    </w:p>
    <w:p w:rsidR="009E249E" w:rsidP="001F26FD" w:rsidRDefault="00396E30" w14:paraId="6A71BCE3" w14:textId="77777777">
      <w:pPr>
        <w:rPr>
          <w:highlight w:val="white"/>
        </w:rPr>
      </w:pPr>
      <w:r>
        <w:rPr>
          <w:noProof/>
        </w:rPr>
        <w:drawing>
          <wp:anchor distT="114300" distB="114300" distL="114300" distR="114300" simplePos="0" relativeHeight="251669504" behindDoc="0" locked="0" layoutInCell="1" hidden="0" allowOverlap="1" wp14:anchorId="5471FD4B" wp14:editId="07777777">
            <wp:simplePos x="0" y="0"/>
            <wp:positionH relativeFrom="column">
              <wp:posOffset>19051</wp:posOffset>
            </wp:positionH>
            <wp:positionV relativeFrom="paragraph">
              <wp:posOffset>200025</wp:posOffset>
            </wp:positionV>
            <wp:extent cx="4524375" cy="3656406"/>
            <wp:effectExtent l="12700" t="12700" r="12700" b="12700"/>
            <wp:wrapTopAndBottom distT="114300" distB="114300"/>
            <wp:docPr id="145503609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b="7722"/>
                    <a:stretch>
                      <a:fillRect/>
                    </a:stretch>
                  </pic:blipFill>
                  <pic:spPr>
                    <a:xfrm>
                      <a:off x="0" y="0"/>
                      <a:ext cx="4524375" cy="3656406"/>
                    </a:xfrm>
                    <a:prstGeom prst="rect">
                      <a:avLst/>
                    </a:prstGeom>
                    <a:ln w="12700">
                      <a:solidFill>
                        <a:srgbClr val="000000"/>
                      </a:solidFill>
                      <a:prstDash val="solid"/>
                    </a:ln>
                  </pic:spPr>
                </pic:pic>
              </a:graphicData>
            </a:graphic>
          </wp:anchor>
        </w:drawing>
      </w:r>
    </w:p>
    <w:p w:rsidR="59E7B137" w:rsidP="59E7B137" w:rsidRDefault="59E7B137" w14:paraId="79999598" w14:textId="26C79EF8">
      <w:pPr>
        <w:pStyle w:val="Heading2"/>
      </w:pPr>
    </w:p>
    <w:p w:rsidR="009E249E" w:rsidP="001F26FD" w:rsidRDefault="00396E30" w14:paraId="726AB1D4" w14:textId="77777777">
      <w:pPr>
        <w:pStyle w:val="Heading2"/>
      </w:pPr>
      <w:bookmarkStart w:name="_Toc218788192" w:id="21"/>
      <w:r>
        <w:t>4. Find claimant</w:t>
      </w:r>
      <w:bookmarkEnd w:id="21"/>
    </w:p>
    <w:p w:rsidR="009E249E" w:rsidP="001F26FD" w:rsidRDefault="00396E30" w14:paraId="28A65B49" w14:textId="77777777">
      <w:r>
        <w:rPr>
          <w:b/>
          <w:bCs/>
        </w:rPr>
        <w:t>Note:</w:t>
      </w:r>
      <w:r>
        <w:t xml:space="preserve"> This feature is available to all authorized users.</w:t>
      </w:r>
    </w:p>
    <w:p w:rsidR="009E249E" w:rsidP="001F26FD" w:rsidRDefault="009E249E" w14:paraId="44EAFD9C" w14:textId="77777777"/>
    <w:p w:rsidR="009E249E" w:rsidP="001F26FD" w:rsidRDefault="00396E30" w14:paraId="353B7378" w14:textId="77777777">
      <w:r w:rsidRPr="731174F4">
        <w:t xml:space="preserve">The Find Claimant feature can be accessed by clicking the </w:t>
      </w:r>
      <w:r w:rsidRPr="731174F4">
        <w:rPr>
          <w:b/>
          <w:bCs/>
        </w:rPr>
        <w:t>Find Claimant</w:t>
      </w:r>
      <w:r w:rsidRPr="731174F4">
        <w:t xml:space="preserve"> button in the top navigation bar or by navigating from the dashboard.</w:t>
      </w:r>
      <w:r w:rsidRPr="731174F4">
        <w:br w:type="page"/>
      </w:r>
    </w:p>
    <w:p w:rsidR="009E249E" w:rsidP="001F26FD" w:rsidRDefault="00396E30" w14:paraId="3CA94D53" w14:textId="2F617D82">
      <w:r>
        <w:rPr>
          <w:noProof/>
        </w:rPr>
        <w:lastRenderedPageBreak/>
        <w:drawing>
          <wp:anchor distT="114300" distB="114300" distL="114300" distR="114300" simplePos="0" relativeHeight="251670528" behindDoc="0" locked="0" layoutInCell="1" hidden="0" allowOverlap="1" wp14:anchorId="635C689D" wp14:editId="0923BF2A">
            <wp:simplePos x="0" y="0"/>
            <wp:positionH relativeFrom="column">
              <wp:posOffset>19052</wp:posOffset>
            </wp:positionH>
            <wp:positionV relativeFrom="paragraph">
              <wp:posOffset>114300</wp:posOffset>
            </wp:positionV>
            <wp:extent cx="3102565" cy="795529"/>
            <wp:effectExtent l="19050" t="19050" r="22225" b="24130"/>
            <wp:wrapTopAndBottom distT="114300" distB="114300"/>
            <wp:docPr id="1455036156" name="image51.png"/>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0" name="image51.png"/>
                    <pic:cNvPicPr preferRelativeResize="0"/>
                  </pic:nvPicPr>
                  <pic:blipFill>
                    <a:blip xmlns:r="http://schemas.openxmlformats.org/officeDocument/2006/relationships" r:embed="rId33"/>
                    <a:srcRect/>
                    <a:stretch>
                      <a:fillRect/>
                    </a:stretch>
                  </pic:blipFill>
                  <pic:spPr>
                    <a:xfrm>
                      <a:off x="0" y="0"/>
                      <a:ext cx="3102565" cy="795529"/>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p>
    <w:p w:rsidR="59E7B137" w:rsidRDefault="59E7B137" w14:paraId="6B98CD86" w14:textId="34DA74AD"/>
    <w:p w:rsidR="00396E30" w:rsidRDefault="00396E30" w14:paraId="6FC72CFD" w14:textId="0CEAA938">
      <w:r w:rsidR="00396E30">
        <w:rPr/>
        <w:t>On the Find Claimant page, there are</w:t>
      </w:r>
      <w:r w:rsidRPr="59E7B137" w:rsidR="00396E30">
        <w:rPr>
          <w:b w:val="1"/>
          <w:bCs w:val="1"/>
        </w:rPr>
        <w:t xml:space="preserve"> four required fields</w:t>
      </w:r>
      <w:r w:rsidRPr="59E7B137" w:rsidR="229D0450">
        <w:rPr>
          <w:b w:val="1"/>
          <w:bCs w:val="1"/>
        </w:rPr>
        <w:t>:</w:t>
      </w:r>
      <w:r w:rsidR="229D0450">
        <w:rPr/>
        <w:t xml:space="preserve"> First name, Last name, Date of birth, Social Security number. </w:t>
      </w:r>
      <w:r w:rsidR="00396E30">
        <w:rPr/>
        <w:t>Once the required fields are filled out, the representative can</w:t>
      </w:r>
      <w:r w:rsidR="00396E30">
        <w:rPr/>
        <w:t xml:space="preserve"> </w:t>
      </w:r>
      <w:r w:rsidR="00396E30">
        <w:rPr/>
        <w:t>initiat</w:t>
      </w:r>
      <w:r w:rsidR="00396E30">
        <w:rPr/>
        <w:t>e</w:t>
      </w:r>
      <w:r w:rsidR="00396E30">
        <w:rPr/>
        <w:t xml:space="preserve"> the search to find</w:t>
      </w:r>
      <w:r w:rsidR="00396E30">
        <w:rPr/>
        <w:t xml:space="preserve"> </w:t>
      </w:r>
      <w:r w:rsidR="00396E30">
        <w:rPr/>
        <w:t>matching claimant records.</w:t>
      </w:r>
    </w:p>
    <w:p w:rsidR="57C20174" w:rsidP="59E7B137" w:rsidRDefault="57C20174" w14:paraId="34086FA0" w14:textId="5EB0AD04">
      <w:pPr>
        <w:rPr>
          <w:b w:val="1"/>
          <w:bCs w:val="1"/>
        </w:rPr>
      </w:pPr>
      <w:r w:rsidR="57C20174">
        <w:drawing>
          <wp:inline wp14:editId="524C5718" wp14:anchorId="28AC14A3">
            <wp:extent cx="4497155" cy="4511617"/>
            <wp:effectExtent l="9525" t="9525" r="9525" b="9525"/>
            <wp:docPr id="12205116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0511613" name="Picture 1220511613"/>
                    <pic:cNvPicPr/>
                  </pic:nvPicPr>
                  <pic:blipFill>
                    <a:blip xmlns:r="http://schemas.openxmlformats.org/officeDocument/2006/relationships" r:embed="rId1138351758">
                      <a:extLst>
                        <a:ext uri="{28A0092B-C50C-407E-A947-70E740481C1C}">
                          <a14:useLocalDpi xmlns:a14="http://schemas.microsoft.com/office/drawing/2010/main"/>
                        </a:ext>
                      </a:extLst>
                    </a:blip>
                    <a:stretch>
                      <a:fillRect/>
                    </a:stretch>
                  </pic:blipFill>
                  <pic:spPr>
                    <a:xfrm rot="0">
                      <a:off x="0" y="0"/>
                      <a:ext cx="4497155" cy="4511617"/>
                    </a:xfrm>
                    <a:prstGeom prst="rect">
                      <a:avLst/>
                    </a:prstGeom>
                    <a:ln w="9525">
                      <a:solidFill>
                        <a:schemeClr val="tx1"/>
                      </a:solidFill>
                      <a:prstDash val="solid"/>
                    </a:ln>
                  </pic:spPr>
                </pic:pic>
              </a:graphicData>
            </a:graphic>
          </wp:inline>
        </w:drawing>
      </w:r>
    </w:p>
    <w:p w:rsidR="59E7B137" w:rsidP="59E7B137" w:rsidRDefault="59E7B137" w14:paraId="5A0F92CA" w14:textId="18E1A720">
      <w:pPr>
        <w:rPr>
          <w:b w:val="1"/>
          <w:bCs w:val="1"/>
        </w:rPr>
      </w:pPr>
    </w:p>
    <w:p w:rsidR="67CD41D9" w:rsidRDefault="67CD41D9" w14:paraId="516F0C91" w14:textId="78EF9EFA">
      <w:r w:rsidRPr="59E7B137" w:rsidR="67CD41D9">
        <w:rPr>
          <w:b w:val="1"/>
          <w:bCs w:val="1"/>
        </w:rPr>
        <w:t xml:space="preserve">Note: </w:t>
      </w:r>
      <w:r w:rsidR="67CD41D9">
        <w:rPr/>
        <w:t xml:space="preserve">The portal </w:t>
      </w:r>
      <w:r w:rsidR="67CD41D9">
        <w:rPr/>
        <w:t>doesn’t</w:t>
      </w:r>
      <w:r w:rsidR="67CD41D9">
        <w:rPr/>
        <w:t xml:space="preserve"> check for limited representation, which means the representation is only for a specific claim or claims.</w:t>
      </w:r>
    </w:p>
    <w:p w:rsidR="00396E30" w:rsidP="59E7B137" w:rsidRDefault="00396E30" w14:paraId="492E92CA" w14:textId="51C3782D">
      <w:pPr>
        <w:pStyle w:val="Heading3"/>
      </w:pPr>
      <w:bookmarkStart w:name="_Toc218788193" w:id="22"/>
      <w:r w:rsidR="00396E30">
        <w:rPr/>
        <w:t>Search results</w:t>
      </w:r>
      <w:bookmarkEnd w:id="22"/>
    </w:p>
    <w:p w:rsidR="00396E30" w:rsidP="59E7B137" w:rsidRDefault="00396E30" w14:paraId="44DA8B2C" w14:textId="7CBB0A77">
      <w:pPr>
        <w:pStyle w:val="Normal"/>
        <w:suppressLineNumbers w:val="0"/>
        <w:bidi w:val="0"/>
        <w:spacing w:before="0" w:beforeAutospacing="off" w:after="0" w:afterAutospacing="off" w:line="276" w:lineRule="auto"/>
        <w:ind w:left="0" w:right="0"/>
        <w:jc w:val="left"/>
      </w:pPr>
      <w:r w:rsidR="00396E30">
        <w:rPr/>
        <w:t>If the representative</w:t>
      </w:r>
      <w:r w:rsidR="0A2A5A3B">
        <w:rPr/>
        <w:t xml:space="preserve"> </w:t>
      </w:r>
      <w:r w:rsidR="00396E30">
        <w:rPr/>
        <w:t xml:space="preserve">currently </w:t>
      </w:r>
      <w:r w:rsidR="00396E30">
        <w:rPr/>
        <w:t>represents</w:t>
      </w:r>
      <w:r w:rsidR="00396E30">
        <w:rPr/>
        <w:t xml:space="preserve"> the claimant, the search results will show</w:t>
      </w:r>
      <w:r w:rsidR="110BC2A4">
        <w:rPr/>
        <w:t xml:space="preserve"> </w:t>
      </w:r>
      <w:r w:rsidR="01593327">
        <w:rPr/>
        <w:t>a link to</w:t>
      </w:r>
      <w:r w:rsidR="127CE34C">
        <w:rPr/>
        <w:t xml:space="preserve"> </w:t>
      </w:r>
      <w:r w:rsidRPr="59E7B137" w:rsidR="127CE34C">
        <w:rPr>
          <w:b w:val="1"/>
          <w:bCs w:val="1"/>
        </w:rPr>
        <w:t>go to</w:t>
      </w:r>
      <w:r w:rsidRPr="59E7B137" w:rsidR="01593327">
        <w:rPr>
          <w:b w:val="1"/>
          <w:bCs w:val="1"/>
        </w:rPr>
        <w:t xml:space="preserve"> the claimant overview</w:t>
      </w:r>
      <w:r w:rsidR="01593327">
        <w:rPr/>
        <w:t xml:space="preserve"> where </w:t>
      </w:r>
      <w:r w:rsidR="5C12CDF9">
        <w:rPr/>
        <w:t>the</w:t>
      </w:r>
      <w:r w:rsidR="659FC6A4">
        <w:rPr/>
        <w:t xml:space="preserve"> representative</w:t>
      </w:r>
      <w:r w:rsidR="01593327">
        <w:rPr/>
        <w:t xml:space="preserve"> can review the</w:t>
      </w:r>
      <w:r w:rsidR="6DE71885">
        <w:rPr/>
        <w:t xml:space="preserve"> claimant's</w:t>
      </w:r>
      <w:r w:rsidR="01593327">
        <w:rPr/>
        <w:t xml:space="preserve"> information. </w:t>
      </w:r>
    </w:p>
    <w:p w:rsidR="59E7B137" w:rsidP="59E7B137" w:rsidRDefault="59E7B137" w14:paraId="1BA0B857" w14:textId="181F9673">
      <w:pPr>
        <w:pStyle w:val="Normal"/>
        <w:suppressLineNumbers w:val="0"/>
        <w:bidi w:val="0"/>
        <w:spacing w:before="0" w:beforeAutospacing="off" w:after="0" w:afterAutospacing="off" w:line="276" w:lineRule="auto"/>
        <w:ind w:left="0" w:right="0"/>
        <w:jc w:val="left"/>
        <w:rPr>
          <w:highlight w:val="cyan"/>
        </w:rPr>
      </w:pPr>
    </w:p>
    <w:p w:rsidR="39D11F2C" w:rsidP="59E7B137" w:rsidRDefault="39D11F2C" w14:paraId="2562EE6F" w14:textId="373A87AA">
      <w:pPr>
        <w:rPr>
          <w:b w:val="0"/>
          <w:bCs w:val="0"/>
          <w:color w:val="FF0000"/>
        </w:rPr>
      </w:pPr>
      <w:r w:rsidR="39D11F2C">
        <w:drawing>
          <wp:inline wp14:editId="0ED007BB" wp14:anchorId="3BEC9B7E">
            <wp:extent cx="4534938" cy="1209602"/>
            <wp:effectExtent l="9525" t="9525" r="9525" b="9525"/>
            <wp:docPr id="6080417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8041777" name="Picture 608041777"/>
                    <pic:cNvPicPr/>
                  </pic:nvPicPr>
                  <pic:blipFill>
                    <a:blip xmlns:r="http://schemas.openxmlformats.org/officeDocument/2006/relationships" r:embed="rId60335588">
                      <a:extLst>
                        <a:ext uri="{28A0092B-C50C-407E-A947-70E740481C1C}">
                          <a14:useLocalDpi xmlns:a14="http://schemas.microsoft.com/office/drawing/2010/main"/>
                        </a:ext>
                      </a:extLst>
                    </a:blip>
                    <a:srcRect l="0" t="52596" r="0" b="25433"/>
                    <a:stretch>
                      <a:fillRect/>
                    </a:stretch>
                  </pic:blipFill>
                  <pic:spPr>
                    <a:xfrm rot="0">
                      <a:off x="0" y="0"/>
                      <a:ext cx="4534938" cy="1209602"/>
                    </a:xfrm>
                    <a:prstGeom prst="rect">
                      <a:avLst/>
                    </a:prstGeom>
                    <a:ln w="9525">
                      <a:solidFill>
                        <a:schemeClr val="tx1"/>
                      </a:solidFill>
                      <a:prstDash val="solid"/>
                    </a:ln>
                  </pic:spPr>
                </pic:pic>
              </a:graphicData>
            </a:graphic>
          </wp:inline>
        </w:drawing>
      </w:r>
    </w:p>
    <w:p w:rsidR="59E7B137" w:rsidP="59E7B137" w:rsidRDefault="59E7B137" w14:paraId="211324FD" w14:textId="55B76C3A">
      <w:pPr>
        <w:pStyle w:val="Normal"/>
        <w:suppressLineNumbers w:val="0"/>
        <w:bidi w:val="0"/>
        <w:spacing w:before="0" w:beforeAutospacing="off" w:after="0" w:afterAutospacing="off" w:line="276" w:lineRule="auto"/>
        <w:ind w:left="0" w:right="0"/>
        <w:jc w:val="left"/>
        <w:rPr>
          <w:highlight w:val="cyan"/>
        </w:rPr>
      </w:pPr>
    </w:p>
    <w:p w:rsidR="01593327" w:rsidP="59E7B137" w:rsidRDefault="01593327" w14:paraId="43D176B2" w14:textId="74F36BCF">
      <w:pPr>
        <w:pStyle w:val="Normal"/>
        <w:suppressLineNumbers w:val="0"/>
        <w:bidi w:val="0"/>
        <w:spacing w:before="0" w:beforeAutospacing="off" w:after="0" w:afterAutospacing="off" w:line="276" w:lineRule="auto"/>
        <w:ind w:left="0" w:right="0"/>
        <w:jc w:val="left"/>
      </w:pPr>
      <w:r w:rsidR="01593327">
        <w:rPr/>
        <w:t>If there is a pending representation re</w:t>
      </w:r>
      <w:r w:rsidR="0C45F8E8">
        <w:rPr/>
        <w:t xml:space="preserve">quest from the claimant, the search results will show a link to </w:t>
      </w:r>
      <w:r w:rsidRPr="59E7B137" w:rsidR="178F34EE">
        <w:rPr>
          <w:b w:val="1"/>
          <w:bCs w:val="1"/>
        </w:rPr>
        <w:t xml:space="preserve">review </w:t>
      </w:r>
      <w:r w:rsidRPr="59E7B137" w:rsidR="0C45F8E8">
        <w:rPr>
          <w:b w:val="1"/>
          <w:bCs w:val="1"/>
        </w:rPr>
        <w:t>the pending request</w:t>
      </w:r>
      <w:r w:rsidR="0C45F8E8">
        <w:rPr/>
        <w:t>.</w:t>
      </w:r>
      <w:r w:rsidR="4F6DE02B">
        <w:rPr/>
        <w:t xml:space="preserve"> </w:t>
      </w:r>
      <w:r w:rsidR="0D7D0419">
        <w:rPr/>
        <w:t>Typically</w:t>
      </w:r>
      <w:r w:rsidR="0D7D0419">
        <w:rPr/>
        <w:t xml:space="preserve"> the pending request is </w:t>
      </w:r>
      <w:r w:rsidR="1527F97C">
        <w:rPr/>
        <w:t>coming from a</w:t>
      </w:r>
      <w:r w:rsidR="14EA7F12">
        <w:rPr/>
        <w:t xml:space="preserve"> </w:t>
      </w:r>
      <w:r w:rsidR="0D7D0419">
        <w:rPr/>
        <w:t xml:space="preserve">claimant the representative </w:t>
      </w:r>
      <w:r w:rsidR="0D7D0419">
        <w:rPr/>
        <w:t>doesn’t</w:t>
      </w:r>
      <w:r w:rsidR="0D7D0419">
        <w:rPr/>
        <w:t xml:space="preserve"> currently </w:t>
      </w:r>
      <w:r w:rsidR="0D7D0419">
        <w:rPr/>
        <w:t>represent</w:t>
      </w:r>
      <w:r w:rsidR="0D7D0419">
        <w:rPr/>
        <w:t>.</w:t>
      </w:r>
      <w:bookmarkStart w:name="_heading=h.ybmydnx8f0mm" w:id="23"/>
      <w:bookmarkEnd w:id="23"/>
    </w:p>
    <w:p w:rsidR="2CEC4BCE" w:rsidP="59E7B137" w:rsidRDefault="2CEC4BCE" w14:paraId="7CFB6606" w14:textId="21C94D44">
      <w:pPr>
        <w:pStyle w:val="Normal"/>
      </w:pPr>
      <w:r w:rsidR="2CEC4BCE">
        <w:drawing>
          <wp:inline wp14:editId="2BD004D6" wp14:anchorId="5231B29A">
            <wp:extent cx="4457700" cy="1768103"/>
            <wp:effectExtent l="9525" t="9525" r="9525" b="9525"/>
            <wp:docPr id="393282326" name="drawing" desc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3282326" name="Picture 393282326"/>
                    <pic:cNvPicPr/>
                  </pic:nvPicPr>
                  <pic:blipFill>
                    <a:blip xmlns:r="http://schemas.openxmlformats.org/officeDocument/2006/relationships" r:embed="rId157439743">
                      <a:extLst>
                        <a:ext uri="{28A0092B-C50C-407E-A947-70E740481C1C}">
                          <a14:useLocalDpi xmlns:a14="http://schemas.microsoft.com/office/drawing/2010/main"/>
                        </a:ext>
                      </a:extLst>
                    </a:blip>
                    <a:srcRect l="0" t="47855" r="0" b="22397"/>
                    <a:stretch>
                      <a:fillRect/>
                    </a:stretch>
                  </pic:blipFill>
                  <pic:spPr>
                    <a:xfrm rot="0">
                      <a:off x="0" y="0"/>
                      <a:ext cx="4457700" cy="1768103"/>
                    </a:xfrm>
                    <a:prstGeom prst="rect">
                      <a:avLst/>
                    </a:prstGeom>
                    <a:ln w="9525">
                      <a:solidFill>
                        <a:schemeClr val="tx1"/>
                      </a:solidFill>
                      <a:prstDash val="solid"/>
                    </a:ln>
                  </pic:spPr>
                </pic:pic>
              </a:graphicData>
            </a:graphic>
          </wp:inline>
        </w:drawing>
      </w:r>
    </w:p>
    <w:p w:rsidR="59E7B137" w:rsidP="59E7B137" w:rsidRDefault="59E7B137" w14:paraId="638399FB" w14:textId="0411BB87">
      <w:pPr>
        <w:pStyle w:val="Normal"/>
      </w:pPr>
    </w:p>
    <w:p w:rsidR="76DD70C0" w:rsidP="59E7B137" w:rsidRDefault="76DD70C0" w14:paraId="32D253D3" w14:textId="7CE067B0">
      <w:pPr>
        <w:pStyle w:val="Normal"/>
        <w:suppressLineNumbers w:val="0"/>
        <w:bidi w:val="0"/>
        <w:spacing w:before="0" w:beforeAutospacing="off" w:after="0" w:afterAutospacing="off" w:line="276" w:lineRule="auto"/>
        <w:ind w:left="0" w:right="0"/>
        <w:jc w:val="left"/>
      </w:pPr>
      <w:r w:rsidR="76DD70C0">
        <w:rPr/>
        <w:t xml:space="preserve">Occasionally the pending request comes from a claimant they do currently </w:t>
      </w:r>
      <w:r w:rsidR="76DD70C0">
        <w:rPr/>
        <w:t>represent</w:t>
      </w:r>
      <w:r w:rsidR="76DD70C0">
        <w:rPr/>
        <w:t xml:space="preserve">, </w:t>
      </w:r>
      <w:r w:rsidR="5E068FA2">
        <w:rPr/>
        <w:t xml:space="preserve">but the claimant </w:t>
      </w:r>
      <w:r w:rsidR="76DD70C0">
        <w:rPr/>
        <w:t xml:space="preserve">wants to switch representation to a different organization the representative is accredited with. In this case, the search results will show </w:t>
      </w:r>
      <w:r w:rsidR="37404E68">
        <w:rPr/>
        <w:t xml:space="preserve">a link to </w:t>
      </w:r>
      <w:r w:rsidR="76DD70C0">
        <w:rPr/>
        <w:t xml:space="preserve">the pending request </w:t>
      </w:r>
      <w:r w:rsidR="76DD70C0">
        <w:rPr/>
        <w:t>and also</w:t>
      </w:r>
      <w:r w:rsidR="76DD70C0">
        <w:rPr/>
        <w:t xml:space="preserve"> a link to the </w:t>
      </w:r>
      <w:r w:rsidR="394DB3CC">
        <w:rPr/>
        <w:t>c</w:t>
      </w:r>
      <w:r w:rsidR="76DD70C0">
        <w:rPr/>
        <w:t xml:space="preserve">laimant </w:t>
      </w:r>
      <w:r w:rsidR="113584F2">
        <w:rPr/>
        <w:t>o</w:t>
      </w:r>
      <w:r w:rsidR="76DD70C0">
        <w:rPr/>
        <w:t>verview</w:t>
      </w:r>
      <w:r w:rsidR="23B860F7">
        <w:rPr/>
        <w:t>.</w:t>
      </w:r>
    </w:p>
    <w:p w:rsidR="744DA3C8" w:rsidP="59E7B137" w:rsidRDefault="744DA3C8" w14:paraId="71B8E6E9" w14:textId="28669729">
      <w:pPr>
        <w:rPr>
          <w:color w:val="FF0000"/>
        </w:rPr>
      </w:pPr>
      <w:r w:rsidR="744DA3C8">
        <w:drawing>
          <wp:inline wp14:editId="11CE4FA7" wp14:anchorId="79E2C898">
            <wp:extent cx="4352925" cy="1828905"/>
            <wp:effectExtent l="9525" t="9525" r="9525" b="9525"/>
            <wp:docPr id="10801423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0142348" name="Picture 1080142348"/>
                    <pic:cNvPicPr/>
                  </pic:nvPicPr>
                  <pic:blipFill>
                    <a:blip xmlns:r="http://schemas.openxmlformats.org/officeDocument/2006/relationships" r:embed="rId590140593">
                      <a:extLst>
                        <a:ext uri="{28A0092B-C50C-407E-A947-70E740481C1C}">
                          <a14:useLocalDpi xmlns:a14="http://schemas.microsoft.com/office/drawing/2010/main"/>
                        </a:ext>
                      </a:extLst>
                    </a:blip>
                    <a:srcRect l="0" t="46794" r="0" b="22435"/>
                    <a:stretch>
                      <a:fillRect/>
                    </a:stretch>
                  </pic:blipFill>
                  <pic:spPr>
                    <a:xfrm rot="0">
                      <a:off x="0" y="0"/>
                      <a:ext cx="4352925" cy="1828905"/>
                    </a:xfrm>
                    <a:prstGeom prst="rect">
                      <a:avLst/>
                    </a:prstGeom>
                    <a:ln w="9525">
                      <a:solidFill>
                        <a:schemeClr val="tx1"/>
                      </a:solidFill>
                      <a:prstDash val="solid"/>
                    </a:ln>
                  </pic:spPr>
                </pic:pic>
              </a:graphicData>
            </a:graphic>
          </wp:inline>
        </w:drawing>
      </w:r>
    </w:p>
    <w:p w:rsidR="59E7B137" w:rsidP="59E7B137" w:rsidRDefault="59E7B137" w14:paraId="6DAA3BC1" w14:textId="797A0676">
      <w:pPr>
        <w:pStyle w:val="Normal"/>
      </w:pPr>
    </w:p>
    <w:p w:rsidR="009E249E" w:rsidP="59E7B137" w:rsidRDefault="00396E30" w14:paraId="69B5B098" w14:textId="5BD4BC4E">
      <w:pPr>
        <w:pStyle w:val="Normal"/>
      </w:pPr>
      <w:r w:rsidR="7C0DB790">
        <w:rPr/>
        <w:t xml:space="preserve">If the representative </w:t>
      </w:r>
      <w:r w:rsidR="7C0DB790">
        <w:rPr/>
        <w:t>doesn’t</w:t>
      </w:r>
      <w:r w:rsidR="7C0DB790">
        <w:rPr/>
        <w:t xml:space="preserve"> </w:t>
      </w:r>
      <w:r w:rsidR="7C0DB790">
        <w:rPr/>
        <w:t>represent</w:t>
      </w:r>
      <w:r w:rsidR="7C0DB790">
        <w:rPr/>
        <w:t xml:space="preserve"> the claimant</w:t>
      </w:r>
      <w:r w:rsidR="02A053D2">
        <w:rPr/>
        <w:t>,</w:t>
      </w:r>
      <w:r w:rsidR="7C0DB790">
        <w:rPr/>
        <w:t xml:space="preserve"> and </w:t>
      </w:r>
      <w:r w:rsidR="7C0DB790">
        <w:rPr/>
        <w:t>there’s</w:t>
      </w:r>
      <w:r w:rsidR="7C0DB790">
        <w:rPr/>
        <w:t xml:space="preserve"> no pending representation request, the search results will show that th</w:t>
      </w:r>
      <w:r w:rsidR="1F8702E4">
        <w:rPr/>
        <w:t>ey</w:t>
      </w:r>
      <w:r w:rsidR="7C0DB790">
        <w:rPr/>
        <w:t xml:space="preserve"> </w:t>
      </w:r>
      <w:r w:rsidR="7C0DB790">
        <w:rPr/>
        <w:t>don’t</w:t>
      </w:r>
      <w:r w:rsidR="7C0DB790">
        <w:rPr/>
        <w:t xml:space="preserve"> </w:t>
      </w:r>
      <w:r w:rsidR="7C0DB790">
        <w:rPr/>
        <w:t>represent</w:t>
      </w:r>
      <w:r w:rsidR="7C0DB790">
        <w:rPr/>
        <w:t xml:space="preserve"> them. There </w:t>
      </w:r>
      <w:r w:rsidR="7C0DB790">
        <w:rPr/>
        <w:t>wil</w:t>
      </w:r>
      <w:r w:rsidR="7C0DB790">
        <w:rPr/>
        <w:t>l</w:t>
      </w:r>
      <w:r w:rsidR="7C0DB790">
        <w:rPr/>
        <w:t xml:space="preserve"> </w:t>
      </w:r>
      <w:r w:rsidR="7C0DB790">
        <w:rPr/>
        <w:t>be a link to the Help page to</w:t>
      </w:r>
      <w:r w:rsidRPr="59E7B137" w:rsidR="7C0DB790">
        <w:rPr>
          <w:b w:val="1"/>
          <w:bCs w:val="1"/>
        </w:rPr>
        <w:t xml:space="preserve"> learn more about </w:t>
      </w:r>
      <w:r w:rsidRPr="59E7B137" w:rsidR="7C0DB790">
        <w:rPr>
          <w:b w:val="1"/>
          <w:bCs w:val="1"/>
        </w:rPr>
        <w:t>establishing</w:t>
      </w:r>
      <w:r w:rsidRPr="59E7B137" w:rsidR="7C0DB790">
        <w:rPr>
          <w:b w:val="1"/>
          <w:bCs w:val="1"/>
        </w:rPr>
        <w:t xml:space="preserve"> representation</w:t>
      </w:r>
      <w:r w:rsidR="7C0DB790">
        <w:rPr/>
        <w:t>.</w:t>
      </w:r>
    </w:p>
    <w:p w:rsidR="009E249E" w:rsidP="59E7B137" w:rsidRDefault="00396E30" w14:paraId="6A33DF6D" w14:textId="7B200E1A">
      <w:pPr>
        <w:pStyle w:val="Normal"/>
      </w:pPr>
      <w:r w:rsidR="58ECC0B8">
        <w:drawing>
          <wp:inline wp14:editId="0A9F4F49" wp14:anchorId="748BB4BC">
            <wp:extent cx="4444435" cy="1504996"/>
            <wp:effectExtent l="9525" t="9525" r="9525" b="9525"/>
            <wp:docPr id="3847619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4761961" name="Picture 384761961"/>
                    <pic:cNvPicPr/>
                  </pic:nvPicPr>
                  <pic:blipFill>
                    <a:blip xmlns:r="http://schemas.openxmlformats.org/officeDocument/2006/relationships" r:embed="rId56394508">
                      <a:extLst>
                        <a:ext uri="{28A0092B-C50C-407E-A947-70E740481C1C}">
                          <a14:useLocalDpi xmlns:a14="http://schemas.microsoft.com/office/drawing/2010/main"/>
                        </a:ext>
                      </a:extLst>
                    </a:blip>
                    <a:srcRect l="0" t="49747" r="0" b="23608"/>
                    <a:stretch>
                      <a:fillRect/>
                    </a:stretch>
                  </pic:blipFill>
                  <pic:spPr>
                    <a:xfrm rot="0">
                      <a:off x="0" y="0"/>
                      <a:ext cx="4444435" cy="1504996"/>
                    </a:xfrm>
                    <a:prstGeom prst="rect">
                      <a:avLst/>
                    </a:prstGeom>
                    <a:ln w="9525">
                      <a:solidFill>
                        <a:schemeClr val="tx1"/>
                      </a:solidFill>
                      <a:prstDash val="solid"/>
                    </a:ln>
                  </pic:spPr>
                </pic:pic>
              </a:graphicData>
            </a:graphic>
          </wp:inline>
        </w:drawing>
      </w:r>
    </w:p>
    <w:p w:rsidR="009E249E" w:rsidP="59E7B137" w:rsidRDefault="00396E30" w14:textId="77777777" w14:paraId="67A40E17">
      <w:pPr>
        <w:pStyle w:val="Heading3"/>
      </w:pPr>
      <w:r w:rsidR="2FC692FE">
        <w:rPr/>
        <w:t>Claimant overview</w:t>
      </w:r>
    </w:p>
    <w:p w:rsidR="009E249E" w:rsidP="59E7B137" w:rsidRDefault="00396E30" w14:paraId="69FD4901" w14:textId="3A7897F9">
      <w:pPr>
        <w:pStyle w:val="Normal"/>
      </w:pPr>
      <w:r w:rsidR="2FC692FE">
        <w:rPr/>
        <w:t>To access the claimant overview, the representative uses</w:t>
      </w:r>
      <w:r w:rsidR="6EF582FD">
        <w:rPr/>
        <w:t xml:space="preserve"> </w:t>
      </w:r>
      <w:hyperlink r:id="R0d6c2a34d05643be">
        <w:r w:rsidRPr="59E7B137" w:rsidR="2FC692FE">
          <w:rPr>
            <w:rStyle w:val="Hyperlink"/>
          </w:rPr>
          <w:t>Find Claimant</w:t>
        </w:r>
      </w:hyperlink>
      <w:r w:rsidR="2FC692FE">
        <w:rPr/>
        <w:t xml:space="preserve"> </w:t>
      </w:r>
      <w:r w:rsidR="5D51F808">
        <w:rPr/>
        <w:t xml:space="preserve">(section above) </w:t>
      </w:r>
      <w:r w:rsidR="2FC692FE">
        <w:rPr/>
        <w:t xml:space="preserve">to find a claimant they </w:t>
      </w:r>
      <w:r w:rsidR="2FC692FE">
        <w:rPr/>
        <w:t>represent</w:t>
      </w:r>
      <w:r w:rsidR="2FC692FE">
        <w:rPr/>
        <w:t>. The search results will show a link to the claimant overview.</w:t>
      </w:r>
    </w:p>
    <w:p w:rsidR="009E249E" w:rsidP="59E7B137" w:rsidRDefault="00396E30" w14:paraId="6EE977B4" w14:textId="43D6D79B">
      <w:pPr>
        <w:pStyle w:val="Normal"/>
      </w:pPr>
    </w:p>
    <w:p w:rsidR="009E249E" w:rsidP="59E7B137" w:rsidRDefault="00396E30" w14:paraId="49053EF4" w14:textId="53512CCB">
      <w:pPr>
        <w:pStyle w:val="Normal"/>
      </w:pPr>
      <w:r w:rsidR="2FC692FE">
        <w:rPr/>
        <w:t xml:space="preserve">Here’s information about the claimant </w:t>
      </w:r>
      <w:r w:rsidR="2FC692FE">
        <w:rPr/>
        <w:t>that’s</w:t>
      </w:r>
      <w:r w:rsidR="2FC692FE">
        <w:rPr/>
        <w:t xml:space="preserve"> available in the claimant overview:</w:t>
      </w:r>
    </w:p>
    <w:p w:rsidR="009E249E" w:rsidP="59E7B137" w:rsidRDefault="00396E30" w14:paraId="17569F5F" w14:textId="612CA7DC">
      <w:pPr>
        <w:pStyle w:val="ListParagraph"/>
        <w:numPr>
          <w:ilvl w:val="0"/>
          <w:numId w:val="13"/>
        </w:numPr>
        <w:rPr>
          <w:sz w:val="24"/>
          <w:szCs w:val="24"/>
        </w:rPr>
      </w:pPr>
      <w:r w:rsidR="2FC692FE">
        <w:rPr/>
        <w:t>Social Security number, date of birth, address, phone number, and email</w:t>
      </w:r>
    </w:p>
    <w:p w:rsidR="009E249E" w:rsidP="59E7B137" w:rsidRDefault="00396E30" w14:paraId="3ED39E82" w14:textId="78733A6E">
      <w:pPr>
        <w:pStyle w:val="ListParagraph"/>
        <w:numPr>
          <w:ilvl w:val="0"/>
          <w:numId w:val="13"/>
        </w:numPr>
        <w:rPr>
          <w:sz w:val="24"/>
          <w:szCs w:val="24"/>
        </w:rPr>
      </w:pPr>
      <w:r w:rsidR="2FC692FE">
        <w:rPr/>
        <w:t>Current representative</w:t>
      </w:r>
    </w:p>
    <w:p w:rsidR="009E249E" w:rsidP="59E7B137" w:rsidRDefault="00396E30" w14:paraId="6660ABB0" w14:textId="1992B17B">
      <w:pPr>
        <w:pStyle w:val="ListParagraph"/>
        <w:numPr>
          <w:ilvl w:val="0"/>
          <w:numId w:val="13"/>
        </w:numPr>
        <w:rPr>
          <w:sz w:val="24"/>
          <w:szCs w:val="24"/>
        </w:rPr>
      </w:pPr>
      <w:r w:rsidR="2FC692FE">
        <w:rPr/>
        <w:t>Intent to file (ITF) benefit type and date</w:t>
      </w:r>
    </w:p>
    <w:p w:rsidR="009E249E" w:rsidP="59E7B137" w:rsidRDefault="00396E30" w14:paraId="55BC87E7" w14:textId="0D4710C1">
      <w:pPr>
        <w:pStyle w:val="ListParagraph"/>
        <w:numPr>
          <w:ilvl w:val="0"/>
          <w:numId w:val="13"/>
        </w:numPr>
        <w:rPr>
          <w:sz w:val="24"/>
          <w:szCs w:val="24"/>
        </w:rPr>
      </w:pPr>
      <w:r w:rsidR="2FC692FE">
        <w:rPr/>
        <w:t>History of submissions sent through the portal in the past 60 days</w:t>
      </w:r>
    </w:p>
    <w:p w:rsidR="009E249E" w:rsidP="59E7B137" w:rsidRDefault="00396E30" w14:paraId="1B77B930" w14:textId="03928BCE">
      <w:pPr>
        <w:pStyle w:val="Normal"/>
        <w:rPr>
          <w:sz w:val="24"/>
          <w:szCs w:val="24"/>
        </w:rPr>
      </w:pPr>
    </w:p>
    <w:p w:rsidR="009E249E" w:rsidP="59E7B137" w:rsidRDefault="00396E30" w14:paraId="42FAC8CD" w14:textId="5BE8152A">
      <w:pPr>
        <w:pStyle w:val="Normal"/>
        <w:suppressLineNumbers w:val="0"/>
        <w:bidi w:val="0"/>
        <w:spacing w:before="0" w:beforeAutospacing="off" w:after="0" w:afterAutospacing="off" w:line="276" w:lineRule="auto"/>
        <w:ind w:left="0" w:right="0"/>
        <w:jc w:val="left"/>
        <w:rPr>
          <w:sz w:val="24"/>
          <w:szCs w:val="24"/>
        </w:rPr>
      </w:pPr>
      <w:r w:rsidRPr="59E7B137" w:rsidR="1F246AF5">
        <w:rPr>
          <w:sz w:val="24"/>
          <w:szCs w:val="24"/>
        </w:rPr>
        <w:t>Claimant overview section:</w:t>
      </w:r>
    </w:p>
    <w:p w:rsidR="009E249E" w:rsidP="59E7B137" w:rsidRDefault="00396E30" w14:paraId="5297B4F7" w14:textId="280983BA">
      <w:pPr>
        <w:pStyle w:val="Normal"/>
        <w:rPr>
          <w:sz w:val="24"/>
          <w:szCs w:val="24"/>
        </w:rPr>
      </w:pPr>
      <w:r w:rsidR="62F13D30">
        <w:drawing>
          <wp:inline wp14:editId="20557667" wp14:anchorId="4AEF6D62">
            <wp:extent cx="4485070" cy="3816470"/>
            <wp:effectExtent l="9525" t="9525" r="9525" b="9525"/>
            <wp:docPr id="3238751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875106" name="Picture 323875106"/>
                    <pic:cNvPicPr/>
                  </pic:nvPicPr>
                  <pic:blipFill>
                    <a:blip xmlns:r="http://schemas.openxmlformats.org/officeDocument/2006/relationships" r:embed="rId320898265">
                      <a:extLst>
                        <a:ext uri="{28A0092B-C50C-407E-A947-70E740481C1C}">
                          <a14:useLocalDpi xmlns:a14="http://schemas.microsoft.com/office/drawing/2010/main"/>
                        </a:ext>
                      </a:extLst>
                    </a:blip>
                    <a:srcRect l="0" t="9913" r="0" b="23131"/>
                    <a:stretch>
                      <a:fillRect/>
                    </a:stretch>
                  </pic:blipFill>
                  <pic:spPr>
                    <a:xfrm rot="0">
                      <a:off x="0" y="0"/>
                      <a:ext cx="4485070" cy="3816470"/>
                    </a:xfrm>
                    <a:prstGeom prst="rect">
                      <a:avLst/>
                    </a:prstGeom>
                    <a:ln w="9525">
                      <a:solidFill>
                        <a:schemeClr val="tx1"/>
                      </a:solidFill>
                      <a:prstDash val="solid"/>
                    </a:ln>
                  </pic:spPr>
                </pic:pic>
              </a:graphicData>
            </a:graphic>
          </wp:inline>
        </w:drawing>
      </w:r>
    </w:p>
    <w:p w:rsidR="009E249E" w:rsidP="59E7B137" w:rsidRDefault="00396E30" w14:paraId="1C224073" w14:textId="4B8C6137">
      <w:pPr>
        <w:pStyle w:val="Normal"/>
        <w:rPr>
          <w:sz w:val="24"/>
          <w:szCs w:val="24"/>
        </w:rPr>
      </w:pPr>
      <w:r w:rsidRPr="59E7B137" w:rsidR="47B2189C">
        <w:rPr>
          <w:sz w:val="24"/>
          <w:szCs w:val="24"/>
        </w:rPr>
        <w:t>Submission history section, within the Claimant overview:</w:t>
      </w:r>
    </w:p>
    <w:p w:rsidR="009E249E" w:rsidP="59E7B137" w:rsidRDefault="00396E30" w14:paraId="4838CAFE" w14:textId="1D8E6D87">
      <w:pPr>
        <w:pStyle w:val="Normal"/>
        <w:rPr>
          <w:sz w:val="24"/>
          <w:szCs w:val="24"/>
        </w:rPr>
      </w:pPr>
      <w:r w:rsidR="62F13D30">
        <w:drawing>
          <wp:inline wp14:editId="16B836AE" wp14:anchorId="52E75F92">
            <wp:extent cx="4445282" cy="4467800"/>
            <wp:effectExtent l="9525" t="9525" r="9525" b="9525"/>
            <wp:docPr id="6958199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5819939" name="Picture 695819939"/>
                    <pic:cNvPicPr/>
                  </pic:nvPicPr>
                  <pic:blipFill>
                    <a:blip xmlns:r="http://schemas.openxmlformats.org/officeDocument/2006/relationships" r:embed="rId1188817820">
                      <a:extLst>
                        <a:ext uri="{28A0092B-C50C-407E-A947-70E740481C1C}">
                          <a14:useLocalDpi xmlns:a14="http://schemas.microsoft.com/office/drawing/2010/main"/>
                        </a:ext>
                      </a:extLst>
                    </a:blip>
                    <a:srcRect l="0" t="8635" r="0" b="22911"/>
                    <a:stretch>
                      <a:fillRect/>
                    </a:stretch>
                  </pic:blipFill>
                  <pic:spPr>
                    <a:xfrm rot="0">
                      <a:off x="0" y="0"/>
                      <a:ext cx="4445282" cy="4467800"/>
                    </a:xfrm>
                    <a:prstGeom prst="rect">
                      <a:avLst/>
                    </a:prstGeom>
                    <a:ln w="9525">
                      <a:solidFill>
                        <a:schemeClr val="tx1"/>
                      </a:solidFill>
                      <a:prstDash val="solid"/>
                    </a:ln>
                  </pic:spPr>
                </pic:pic>
              </a:graphicData>
            </a:graphic>
          </wp:inline>
        </w:drawing>
      </w:r>
    </w:p>
    <w:p w:rsidR="009E249E" w:rsidP="59E7B137" w:rsidRDefault="00396E30" w14:paraId="3F5237FC" w14:textId="0018ECB5">
      <w:pPr>
        <w:pStyle w:val="Normal"/>
        <w:rPr>
          <w:sz w:val="24"/>
          <w:szCs w:val="24"/>
        </w:rPr>
      </w:pPr>
    </w:p>
    <w:p w:rsidR="009E249E" w:rsidP="59E7B137" w:rsidRDefault="00396E30" w14:paraId="22981001" w14:textId="79AF9C64">
      <w:pPr>
        <w:pStyle w:val="Normal"/>
      </w:pPr>
      <w:r w:rsidR="2FC692FE">
        <w:rPr/>
        <w:t xml:space="preserve">If the representative ever stops </w:t>
      </w:r>
      <w:r w:rsidR="2FC692FE">
        <w:rPr/>
        <w:t>representing</w:t>
      </w:r>
      <w:r w:rsidR="2FC692FE">
        <w:rPr/>
        <w:t xml:space="preserve"> this claimant, </w:t>
      </w:r>
      <w:r w:rsidR="2FC692FE">
        <w:rPr/>
        <w:t>they’ll</w:t>
      </w:r>
      <w:r w:rsidR="2FC692FE">
        <w:rPr/>
        <w:t xml:space="preserve"> lose access th</w:t>
      </w:r>
      <w:r w:rsidR="2DB4FE30">
        <w:rPr/>
        <w:t xml:space="preserve">at </w:t>
      </w:r>
      <w:r w:rsidR="2FC692FE">
        <w:rPr/>
        <w:t>claimant</w:t>
      </w:r>
      <w:r w:rsidR="306DDD92">
        <w:rPr/>
        <w:t>’s</w:t>
      </w:r>
      <w:r w:rsidR="2FC692FE">
        <w:rPr/>
        <w:t xml:space="preserve"> overview.</w:t>
      </w:r>
    </w:p>
    <w:p w:rsidR="009E249E" w:rsidP="001F26FD" w:rsidRDefault="00396E30" w14:paraId="7095E162" w14:textId="77777777">
      <w:pPr>
        <w:pStyle w:val="Heading2"/>
      </w:pPr>
      <w:bookmarkStart w:name="_Toc218788194" w:id="24"/>
      <w:r>
        <w:t>5. Representation requests</w:t>
      </w:r>
      <w:bookmarkEnd w:id="24"/>
    </w:p>
    <w:p w:rsidR="009E249E" w:rsidP="59E7B137" w:rsidRDefault="00396E30" w14:paraId="01E63566" w14:textId="74CD49D5">
      <w:pPr>
        <w:pStyle w:val="Normal"/>
      </w:pPr>
      <w:r w:rsidRPr="59E7B137" w:rsidR="00396E30">
        <w:rPr>
          <w:b w:val="1"/>
          <w:bCs w:val="1"/>
        </w:rPr>
        <w:t>Note:</w:t>
      </w:r>
      <w:r w:rsidR="00396E30">
        <w:rPr/>
        <w:t xml:space="preserve"> This feature is available to authorized users </w:t>
      </w:r>
      <w:r w:rsidR="50362342">
        <w:rPr/>
        <w:t>accredited by one or mor</w:t>
      </w:r>
      <w:r w:rsidR="00396E30">
        <w:rPr/>
        <w:t xml:space="preserve">e </w:t>
      </w:r>
      <w:r w:rsidR="28AE1311">
        <w:rPr/>
        <w:t xml:space="preserve">Veteran Service Organizations (VSOs) </w:t>
      </w:r>
      <w:r w:rsidR="25EFC65A">
        <w:rPr/>
        <w:t>that</w:t>
      </w:r>
      <w:r w:rsidR="00396E30">
        <w:rPr/>
        <w:t xml:space="preserve"> have signed up to use</w:t>
      </w:r>
      <w:r w:rsidR="6B4CA780">
        <w:rPr/>
        <w:t xml:space="preserve"> online</w:t>
      </w:r>
      <w:r w:rsidR="00396E30">
        <w:rPr/>
        <w:t xml:space="preserve"> Representation Requests.</w:t>
      </w:r>
    </w:p>
    <w:p w:rsidR="009E249E" w:rsidP="001F26FD" w:rsidRDefault="009E249E" w14:paraId="4B94D5A5" w14:textId="77777777"/>
    <w:p w:rsidR="009E249E" w:rsidP="001F26FD" w:rsidRDefault="00396E30" w14:paraId="7C433F51" w14:textId="77777777">
      <w:r w:rsidRPr="731174F4">
        <w:t xml:space="preserve">The Representation Requests feature can be accessed by clicking the </w:t>
      </w:r>
      <w:r w:rsidRPr="731174F4">
        <w:rPr>
          <w:b/>
          <w:bCs/>
        </w:rPr>
        <w:t>Representation Requests</w:t>
      </w:r>
      <w:r w:rsidRPr="731174F4">
        <w:t xml:space="preserve"> button in the top navigation bar or by navigating from the dashboard.</w:t>
      </w:r>
      <w:r w:rsidRPr="731174F4">
        <w:br w:type="page"/>
      </w:r>
    </w:p>
    <w:p w:rsidR="009E249E" w:rsidP="001F26FD" w:rsidRDefault="00396E30" w14:paraId="30DE6E41" w14:textId="4831094E">
      <w:r>
        <w:rPr>
          <w:noProof/>
        </w:rPr>
        <w:lastRenderedPageBreak/>
        <w:drawing>
          <wp:anchor distT="114300" distB="114300" distL="114300" distR="114300" simplePos="0" relativeHeight="251675648" behindDoc="0" locked="0" layoutInCell="1" hidden="0" allowOverlap="1" wp14:anchorId="7BD3A92E" wp14:editId="2FA78E25">
            <wp:simplePos x="0" y="0"/>
            <wp:positionH relativeFrom="column">
              <wp:posOffset>19052</wp:posOffset>
            </wp:positionH>
            <wp:positionV relativeFrom="paragraph">
              <wp:posOffset>203788</wp:posOffset>
            </wp:positionV>
            <wp:extent cx="3304149" cy="997289"/>
            <wp:effectExtent l="12700" t="12700" r="12700" b="12700"/>
            <wp:wrapTopAndBottom distT="114300" distB="114300"/>
            <wp:docPr id="145503610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3304149" cy="997289"/>
                    </a:xfrm>
                    <a:prstGeom prst="rect">
                      <a:avLst/>
                    </a:prstGeom>
                    <a:ln w="12700">
                      <a:solidFill>
                        <a:srgbClr val="000000"/>
                      </a:solidFill>
                      <a:prstDash val="solid"/>
                    </a:ln>
                  </pic:spPr>
                </pic:pic>
              </a:graphicData>
            </a:graphic>
          </wp:anchor>
        </w:drawing>
      </w:r>
    </w:p>
    <w:p w:rsidR="009E249E" w:rsidP="001F26FD" w:rsidRDefault="00396E30" w14:paraId="7AC9A194" w14:textId="38263923">
      <w:r w:rsidR="00396E30">
        <w:rPr/>
        <w:t xml:space="preserve">The portal currently manages requests from Veterans to appoint a VSO to </w:t>
      </w:r>
      <w:r w:rsidR="00396E30">
        <w:rPr/>
        <w:t>represent</w:t>
      </w:r>
      <w:r w:rsidR="00396E30">
        <w:rPr/>
        <w:t xml:space="preserve"> them. </w:t>
      </w:r>
      <w:r w:rsidR="003115B7">
        <w:rPr/>
        <w:t>For requests to be received in the</w:t>
      </w:r>
      <w:r w:rsidR="00396E30">
        <w:rPr/>
        <w:t xml:space="preserve"> portal, the Veteran needs to </w:t>
      </w:r>
      <w:r w:rsidR="00396E30">
        <w:rPr/>
        <w:t>submit</w:t>
      </w:r>
      <w:r w:rsidR="00396E30">
        <w:rPr/>
        <w:t xml:space="preserve"> the online </w:t>
      </w:r>
      <w:hyperlink r:id="R0e7aa3d01ce9430e">
        <w:r w:rsidRPr="59E7B137" w:rsidR="00396E30">
          <w:rPr>
            <w:u w:val="single"/>
          </w:rPr>
          <w:t>VA Form 21-22</w:t>
        </w:r>
      </w:hyperlink>
      <w:r w:rsidR="00396E30">
        <w:rPr/>
        <w:t xml:space="preserve"> on VA.gov. </w:t>
      </w:r>
      <w:r w:rsidR="5216BC21">
        <w:rPr/>
        <w:t>The VSO may elect to allow any re</w:t>
      </w:r>
      <w:r w:rsidR="648BD81F">
        <w:rPr/>
        <w:t xml:space="preserve">presentative </w:t>
      </w:r>
      <w:r w:rsidR="5216BC21">
        <w:rPr/>
        <w:t>they accredit to review all pending requests, or they can restrict permission to the preferred rep named in Field 16A of VA Form 21-22.</w:t>
      </w:r>
      <w:r w:rsidR="7FB93271">
        <w:rPr/>
        <w:t xml:space="preserve"> Because Power of Attorney (POA) is held by the VSO, not the individual rep, accepted requests can</w:t>
      </w:r>
      <w:r w:rsidR="178D6B31">
        <w:rPr/>
        <w:t xml:space="preserve"> always</w:t>
      </w:r>
      <w:r w:rsidR="7FB93271">
        <w:rPr/>
        <w:t xml:space="preserve"> be viewed by any rep accredited by that VSO.</w:t>
      </w:r>
    </w:p>
    <w:p w:rsidR="009E249E" w:rsidP="001F26FD" w:rsidRDefault="009E249E" w14:paraId="3DEEC669" w14:textId="77777777"/>
    <w:p w:rsidR="009E249E" w:rsidP="001F26FD" w:rsidRDefault="00396E30" w14:paraId="0E9199FD" w14:textId="40B50E81">
      <w:r w:rsidRPr="731174F4">
        <w:t xml:space="preserve">Requests can be viewed in a list of </w:t>
      </w:r>
      <w:r w:rsidRPr="731174F4">
        <w:rPr>
          <w:b/>
          <w:bCs/>
        </w:rPr>
        <w:t>Pending</w:t>
      </w:r>
      <w:r w:rsidRPr="731174F4">
        <w:t xml:space="preserve"> (default view) or </w:t>
      </w:r>
      <w:proofErr w:type="gramStart"/>
      <w:r w:rsidRPr="731174F4">
        <w:rPr>
          <w:b/>
          <w:bCs/>
        </w:rPr>
        <w:t>Processed</w:t>
      </w:r>
      <w:proofErr w:type="gramEnd"/>
      <w:r w:rsidRPr="731174F4">
        <w:t xml:space="preserve"> by switching between tabs.</w:t>
      </w:r>
    </w:p>
    <w:p w:rsidR="009E249E" w:rsidP="001F26FD" w:rsidRDefault="009E249E" w14:paraId="3656B9AB" w14:textId="77777777"/>
    <w:p w:rsidR="009E249E" w:rsidP="001F26FD" w:rsidRDefault="00396E30" w14:paraId="0E5CBE68" w14:textId="658F18A0">
      <w:pPr>
        <w:pStyle w:val="ListParagraph"/>
        <w:numPr>
          <w:ilvl w:val="0"/>
          <w:numId w:val="1"/>
        </w:numPr>
      </w:pPr>
      <w:r w:rsidRPr="001F26FD">
        <w:rPr>
          <w:b/>
          <w:bCs/>
        </w:rPr>
        <w:t xml:space="preserve">Pending: </w:t>
      </w:r>
      <w:r>
        <w:t>Requests that are waiting to be accepted or declined</w:t>
      </w:r>
    </w:p>
    <w:p w:rsidRPr="001F26FD" w:rsidR="009E249E" w:rsidP="001F26FD" w:rsidRDefault="00396E30" w14:paraId="79BB0EEA" w14:textId="76E5C45E">
      <w:pPr>
        <w:pStyle w:val="ListParagraph"/>
        <w:numPr>
          <w:ilvl w:val="0"/>
          <w:numId w:val="1"/>
        </w:numPr>
        <w:rPr>
          <w:b/>
          <w:bCs/>
        </w:rPr>
      </w:pPr>
      <w:r w:rsidRPr="001F26FD">
        <w:rPr>
          <w:b/>
          <w:bCs/>
        </w:rPr>
        <w:t xml:space="preserve">Processed: </w:t>
      </w:r>
      <w:r>
        <w:t>Requests that have been successfully accepted or declined</w:t>
      </w:r>
    </w:p>
    <w:p w:rsidR="009E249E" w:rsidP="001F26FD" w:rsidRDefault="009E249E" w14:paraId="45FB0818" w14:textId="200D9330"/>
    <w:p w:rsidR="00A06270" w:rsidP="001F26FD" w:rsidRDefault="00A06270" w14:paraId="35F719CE" w14:textId="67AB48B3">
      <w:r>
        <w:rPr>
          <w:noProof/>
        </w:rPr>
        <w:drawing>
          <wp:anchor distT="114300" distB="114300" distL="114300" distR="114300" simplePos="0" relativeHeight="251745280" behindDoc="0" locked="0" layoutInCell="1" hidden="0" allowOverlap="1" wp14:anchorId="095E3A02" wp14:editId="3D3709BD">
            <wp:simplePos x="0" y="0"/>
            <wp:positionH relativeFrom="column">
              <wp:posOffset>0</wp:posOffset>
            </wp:positionH>
            <wp:positionV relativeFrom="paragraph">
              <wp:posOffset>722482</wp:posOffset>
            </wp:positionV>
            <wp:extent cx="4006215" cy="3740150"/>
            <wp:effectExtent l="12700" t="12700" r="6985" b="19050"/>
            <wp:wrapTopAndBottom distT="114300" distB="114300"/>
            <wp:docPr id="1455036124" name="image2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24" name="image24.png" descr="A screenshot of a computer&#10;&#10;AI-generated content may be incorrect."/>
                    <pic:cNvPicPr preferRelativeResize="0"/>
                  </pic:nvPicPr>
                  <pic:blipFill rotWithShape="1">
                    <a:blip r:embed="rId40"/>
                    <a:srcRect l="7224" t="2828" r="11786" b="30991"/>
                    <a:stretch>
                      <a:fillRect/>
                    </a:stretch>
                  </pic:blipFill>
                  <pic:spPr bwMode="auto">
                    <a:xfrm>
                      <a:off x="0" y="0"/>
                      <a:ext cx="4006215" cy="374015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731174F4" w:rsidR="00396E30">
        <w:rPr>
          <w:b/>
          <w:bCs/>
        </w:rPr>
        <w:t>Note:</w:t>
      </w:r>
      <w:r w:rsidRPr="731174F4" w:rsidR="00396E30">
        <w:t xml:space="preserve"> If a Veteran submits a new online VA Form 21-22 while a pending request is in the portal, the newly submitted online request will replace the existing request awaiting processing.</w:t>
      </w:r>
    </w:p>
    <w:p w:rsidR="009E249E" w:rsidP="001F26FD" w:rsidRDefault="00396E30" w14:paraId="71FAD67F" w14:textId="11CE64A0">
      <w:r>
        <w:lastRenderedPageBreak/>
        <w:t xml:space="preserve">Requests can be </w:t>
      </w:r>
      <w:r>
        <w:rPr>
          <w:b/>
          <w:bCs/>
        </w:rPr>
        <w:t>sorted by submission date</w:t>
      </w:r>
      <w:r>
        <w:t xml:space="preserve">, with the newest submissions first or the oldest submissions first. </w:t>
      </w:r>
    </w:p>
    <w:p w:rsidR="009E249E" w:rsidP="001F26FD" w:rsidRDefault="009E249E" w14:paraId="049F31CB" w14:textId="77777777"/>
    <w:p w:rsidR="00A06270" w:rsidP="001F26FD" w:rsidRDefault="00396E30" w14:paraId="54B5DE69" w14:textId="17D41AE8">
      <w:r w:rsidR="00396E30">
        <w:rPr/>
        <w:t xml:space="preserve">Requests can also be filtered to </w:t>
      </w:r>
      <w:r w:rsidRPr="59E7B137" w:rsidR="00396E30">
        <w:rPr>
          <w:b w:val="1"/>
          <w:bCs w:val="1"/>
        </w:rPr>
        <w:t>show only requests for you</w:t>
      </w:r>
      <w:r w:rsidR="00396E30">
        <w:rPr/>
        <w:t xml:space="preserve">. Selecting this checkbox will filter the list to show only requests where the signed-in portal user matches the preferred representative </w:t>
      </w:r>
      <w:r w:rsidR="6E3E67E9">
        <w:rPr/>
        <w:t xml:space="preserve">(named in Field 16A) </w:t>
      </w:r>
      <w:r w:rsidR="00396E30">
        <w:rPr/>
        <w:t>on the request.</w:t>
      </w:r>
    </w:p>
    <w:p w:rsidR="009E249E" w:rsidP="001F26FD" w:rsidRDefault="00A06270" w14:paraId="679207EE" w14:textId="60224D24">
      <w:r>
        <w:rPr>
          <w:noProof/>
        </w:rPr>
        <w:drawing>
          <wp:anchor distT="114300" distB="114300" distL="114300" distR="114300" simplePos="0" relativeHeight="251747328" behindDoc="0" locked="0" layoutInCell="1" hidden="0" allowOverlap="1" wp14:anchorId="1EF6469B" wp14:editId="29AD05F5">
            <wp:simplePos x="0" y="0"/>
            <wp:positionH relativeFrom="column">
              <wp:posOffset>0</wp:posOffset>
            </wp:positionH>
            <wp:positionV relativeFrom="paragraph">
              <wp:posOffset>328295</wp:posOffset>
            </wp:positionV>
            <wp:extent cx="5323953" cy="4852988"/>
            <wp:effectExtent l="12700" t="12700" r="12700" b="12700"/>
            <wp:wrapTopAndBottom distT="114300" distB="114300"/>
            <wp:docPr id="1455036113"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13" name="image4.png" descr="A screenshot of a computer&#10;&#10;AI-generated content may be incorrect."/>
                    <pic:cNvPicPr preferRelativeResize="0"/>
                  </pic:nvPicPr>
                  <pic:blipFill>
                    <a:blip r:embed="rId41"/>
                    <a:srcRect l="11132" t="4391" r="12074"/>
                    <a:stretch>
                      <a:fillRect/>
                    </a:stretch>
                  </pic:blipFill>
                  <pic:spPr>
                    <a:xfrm>
                      <a:off x="0" y="0"/>
                      <a:ext cx="5323953" cy="4852988"/>
                    </a:xfrm>
                    <a:prstGeom prst="rect">
                      <a:avLst/>
                    </a:prstGeom>
                    <a:ln w="12700">
                      <a:solidFill>
                        <a:srgbClr val="000000"/>
                      </a:solidFill>
                      <a:prstDash val="solid"/>
                    </a:ln>
                  </pic:spPr>
                </pic:pic>
              </a:graphicData>
            </a:graphic>
          </wp:anchor>
        </w:drawing>
      </w:r>
      <w:r w:rsidRPr="731174F4" w:rsidR="00396E30">
        <w:br w:type="page"/>
      </w:r>
    </w:p>
    <w:p w:rsidR="009E249E" w:rsidP="001F26FD" w:rsidRDefault="009E249E" w14:paraId="06369F79" w14:textId="6F974AA5"/>
    <w:p w:rsidR="009E249E" w:rsidP="001F26FD" w:rsidRDefault="00396E30" w14:paraId="357624DC" w14:textId="77777777">
      <w:pPr>
        <w:pStyle w:val="Heading3"/>
      </w:pPr>
      <w:bookmarkStart w:name="_Toc218788195" w:id="25"/>
      <w:r>
        <w:t>Representation request cards</w:t>
      </w:r>
      <w:bookmarkEnd w:id="25"/>
    </w:p>
    <w:p w:rsidR="009E249E" w:rsidP="001F26FD" w:rsidRDefault="00396E30" w14:paraId="2CC40ACC" w14:textId="77777777">
      <w:r w:rsidRPr="731174F4">
        <w:t>The portal displays representation requests as a list of cards. Each card contains critical information from the request, including:</w:t>
      </w:r>
    </w:p>
    <w:p w:rsidR="009E249E" w:rsidP="001F26FD" w:rsidRDefault="009E249E" w14:paraId="53128261" w14:textId="77777777"/>
    <w:p w:rsidR="009E249E" w:rsidP="001F26FD" w:rsidRDefault="00396E30" w14:paraId="2C3BCBBB" w14:textId="77777777">
      <w:pPr>
        <w:pStyle w:val="ListParagraph"/>
        <w:numPr>
          <w:ilvl w:val="0"/>
          <w:numId w:val="9"/>
        </w:numPr>
      </w:pPr>
      <w:r>
        <w:t>Claimant name</w:t>
      </w:r>
    </w:p>
    <w:p w:rsidR="009E249E" w:rsidP="001F26FD" w:rsidRDefault="00396E30" w14:paraId="6C705CCE" w14:textId="77777777">
      <w:pPr>
        <w:pStyle w:val="ListParagraph"/>
        <w:numPr>
          <w:ilvl w:val="0"/>
          <w:numId w:val="9"/>
        </w:numPr>
      </w:pPr>
      <w:r>
        <w:t>Claimant location</w:t>
      </w:r>
    </w:p>
    <w:p w:rsidR="009E249E" w:rsidP="001F26FD" w:rsidRDefault="00396E30" w14:paraId="09AB1CD7" w14:textId="77777777">
      <w:pPr>
        <w:pStyle w:val="ListParagraph"/>
        <w:numPr>
          <w:ilvl w:val="0"/>
          <w:numId w:val="9"/>
        </w:numPr>
      </w:pPr>
      <w:r>
        <w:t>Requested organization</w:t>
      </w:r>
    </w:p>
    <w:p w:rsidR="009E249E" w:rsidP="001F26FD" w:rsidRDefault="00396E30" w14:paraId="37B57773" w14:textId="77777777">
      <w:pPr>
        <w:pStyle w:val="ListParagraph"/>
        <w:numPr>
          <w:ilvl w:val="0"/>
          <w:numId w:val="9"/>
        </w:numPr>
      </w:pPr>
      <w:r>
        <w:t>Preferred representative (if specified)</w:t>
      </w:r>
    </w:p>
    <w:p w:rsidR="009E249E" w:rsidP="001F26FD" w:rsidRDefault="00396E30" w14:paraId="7199A0EA" w14:textId="77777777">
      <w:pPr>
        <w:pStyle w:val="ListParagraph"/>
        <w:numPr>
          <w:ilvl w:val="0"/>
          <w:numId w:val="9"/>
        </w:numPr>
      </w:pPr>
      <w:r>
        <w:t>Date the request was submitted</w:t>
      </w:r>
    </w:p>
    <w:p w:rsidR="009E249E" w:rsidP="001F26FD" w:rsidRDefault="009E249E" w14:paraId="62486C05" w14:textId="77777777"/>
    <w:p w:rsidR="00A06270" w:rsidP="001F26FD" w:rsidRDefault="00396E30" w14:paraId="5E2B1780" w14:textId="4FD341F1">
      <w:r w:rsidR="00396E30">
        <w:rPr/>
        <w:t>T</w:t>
      </w:r>
      <w:r w:rsidR="1A357D05">
        <w:rPr/>
        <w:t xml:space="preserve">he ability to </w:t>
      </w:r>
      <w:r w:rsidR="00396E30">
        <w:rPr/>
        <w:t>view more details about a specific request</w:t>
      </w:r>
      <w:r w:rsidR="32E510CC">
        <w:rPr/>
        <w:t xml:space="preserve">, and accept or decline that request, is determined by the VSO’s preferred permission level – the </w:t>
      </w:r>
      <w:r w:rsidR="11BD5D60">
        <w:rPr/>
        <w:t>card is visible to all representatives at the requested org, but only representatives with permission to accept or decline the request</w:t>
      </w:r>
      <w:r w:rsidR="00396E30">
        <w:rPr/>
        <w:t xml:space="preserve"> </w:t>
      </w:r>
      <w:r w:rsidR="00396E30">
        <w:rPr/>
        <w:t xml:space="preserve">can click the </w:t>
      </w:r>
      <w:r w:rsidRPr="59E7B137" w:rsidR="00396E30">
        <w:rPr>
          <w:b w:val="1"/>
          <w:bCs w:val="1"/>
        </w:rPr>
        <w:t xml:space="preserve">View representation request </w:t>
      </w:r>
      <w:r w:rsidR="00396E30">
        <w:rPr/>
        <w:t>link on the card.</w:t>
      </w:r>
    </w:p>
    <w:p w:rsidR="00A06270" w:rsidP="001F26FD" w:rsidRDefault="00A06270" w14:paraId="22CD8EF9" w14:textId="77777777"/>
    <w:p w:rsidR="009E249E" w:rsidP="001F26FD" w:rsidRDefault="004F502A" w14:paraId="2820E779" w14:textId="363177CC">
      <w:r>
        <w:rPr>
          <w:noProof/>
        </w:rPr>
        <w:drawing>
          <wp:anchor distT="114300" distB="114300" distL="114300" distR="114300" simplePos="0" relativeHeight="251678720" behindDoc="0" locked="0" layoutInCell="1" hidden="0" allowOverlap="1" wp14:anchorId="28FD0D65" wp14:editId="772A7DA4">
            <wp:simplePos x="0" y="0"/>
            <wp:positionH relativeFrom="column">
              <wp:posOffset>-31898</wp:posOffset>
            </wp:positionH>
            <wp:positionV relativeFrom="paragraph">
              <wp:posOffset>712381</wp:posOffset>
            </wp:positionV>
            <wp:extent cx="4368731" cy="1593850"/>
            <wp:effectExtent l="0" t="0" r="635" b="0"/>
            <wp:wrapTopAndBottom distT="114300" distB="114300"/>
            <wp:docPr id="145503610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rotWithShape="1">
                    <a:blip r:embed="rId42"/>
                    <a:srcRect l="-1235" t="-319" r="-269" b="-1787"/>
                    <a:stretch>
                      <a:fillRect/>
                    </a:stretch>
                  </pic:blipFill>
                  <pic:spPr bwMode="auto">
                    <a:xfrm>
                      <a:off x="0" y="0"/>
                      <a:ext cx="4369907" cy="159427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96E30">
        <w:t>When a representative clicks on the "View representation request" link, they will be taken to the "Representation request details" page, which provides more complete details about the request.</w:t>
      </w:r>
    </w:p>
    <w:p w:rsidR="009E249E" w:rsidP="001F26FD" w:rsidRDefault="00396E30" w14:paraId="02431400" w14:textId="7C2E1E8D">
      <w:pPr>
        <w:pStyle w:val="Heading3"/>
      </w:pPr>
      <w:bookmarkStart w:name="_Toc218788196" w:id="26"/>
      <w:r>
        <w:t>Representation request details page</w:t>
      </w:r>
      <w:bookmarkEnd w:id="26"/>
    </w:p>
    <w:p w:rsidR="009E249E" w:rsidP="001F26FD" w:rsidRDefault="00396E30" w14:paraId="5DE104E0" w14:textId="77777777">
      <w:r w:rsidRPr="731174F4">
        <w:t>The request details page includes the same critical information displayed on the request card, as well as additional details for the Claimant and Authorization. At the bottom of the request details page is a form for representatives to accept or decline the request.</w:t>
      </w:r>
      <w:r w:rsidRPr="731174F4">
        <w:br w:type="page"/>
      </w:r>
    </w:p>
    <w:p w:rsidR="009E249E" w:rsidP="001F26FD" w:rsidRDefault="00396E30" w14:paraId="348F48B7" w14:textId="77777777">
      <w:pPr>
        <w:rPr>
          <w:color w:val="000000"/>
        </w:rPr>
      </w:pPr>
      <w:r>
        <w:lastRenderedPageBreak/>
        <w:br w:type="page"/>
      </w:r>
      <w:r>
        <w:rPr>
          <w:noProof/>
        </w:rPr>
        <w:drawing>
          <wp:anchor distT="114300" distB="114300" distL="114300" distR="114300" simplePos="0" relativeHeight="251679744" behindDoc="0" locked="0" layoutInCell="1" hidden="0" allowOverlap="1" wp14:anchorId="3D42BB4F" wp14:editId="07777777">
            <wp:simplePos x="0" y="0"/>
            <wp:positionH relativeFrom="column">
              <wp:posOffset>19052</wp:posOffset>
            </wp:positionH>
            <wp:positionV relativeFrom="paragraph">
              <wp:posOffset>114300</wp:posOffset>
            </wp:positionV>
            <wp:extent cx="3682624" cy="8105775"/>
            <wp:effectExtent l="12700" t="12700" r="12700" b="12700"/>
            <wp:wrapTopAndBottom distT="114300" distB="114300"/>
            <wp:docPr id="14550361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43"/>
                    <a:srcRect l="10459" t="1749" r="11478" b="7133"/>
                    <a:stretch>
                      <a:fillRect/>
                    </a:stretch>
                  </pic:blipFill>
                  <pic:spPr>
                    <a:xfrm>
                      <a:off x="0" y="0"/>
                      <a:ext cx="3682624" cy="8105775"/>
                    </a:xfrm>
                    <a:prstGeom prst="rect">
                      <a:avLst/>
                    </a:prstGeom>
                    <a:ln w="12700">
                      <a:solidFill>
                        <a:srgbClr val="000000"/>
                      </a:solidFill>
                      <a:prstDash val="solid"/>
                    </a:ln>
                  </pic:spPr>
                </pic:pic>
              </a:graphicData>
            </a:graphic>
          </wp:anchor>
        </w:drawing>
      </w:r>
    </w:p>
    <w:p w:rsidR="009E249E" w:rsidP="001F26FD" w:rsidRDefault="00396E30" w14:paraId="4B0ECA18" w14:textId="77777777">
      <w:pPr>
        <w:pStyle w:val="Heading4"/>
      </w:pPr>
      <w:bookmarkStart w:name="_Toc218788197" w:id="27"/>
      <w:r>
        <w:lastRenderedPageBreak/>
        <w:t>Claimant information</w:t>
      </w:r>
      <w:bookmarkEnd w:id="27"/>
    </w:p>
    <w:p w:rsidR="00A06270" w:rsidP="001F26FD" w:rsidRDefault="00396E30" w14:paraId="43071626" w14:textId="2F031E67">
      <w:r w:rsidRPr="731174F4">
        <w:t>This section displays personal information provided by the claimant when submitting online VA Form 21-22.</w:t>
      </w:r>
    </w:p>
    <w:p w:rsidR="009E249E" w:rsidP="001F26FD" w:rsidRDefault="00A06270" w14:paraId="50BD206B" w14:textId="76FC5384">
      <w:r>
        <w:rPr>
          <w:noProof/>
        </w:rPr>
        <w:drawing>
          <wp:anchor distT="114300" distB="114300" distL="114300" distR="114300" simplePos="0" relativeHeight="251749376" behindDoc="0" locked="0" layoutInCell="1" hidden="0" allowOverlap="1" wp14:anchorId="1C4B2D6A" wp14:editId="0078A29D">
            <wp:simplePos x="0" y="0"/>
            <wp:positionH relativeFrom="column">
              <wp:posOffset>0</wp:posOffset>
            </wp:positionH>
            <wp:positionV relativeFrom="paragraph">
              <wp:posOffset>328930</wp:posOffset>
            </wp:positionV>
            <wp:extent cx="3746405" cy="2395538"/>
            <wp:effectExtent l="12700" t="12700" r="12700" b="12700"/>
            <wp:wrapTopAndBottom distT="114300" distB="114300"/>
            <wp:docPr id="1455036108" name="image1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08" name="image15.png" descr="A screenshot of a computer&#10;&#10;AI-generated content may be incorrect."/>
                    <pic:cNvPicPr preferRelativeResize="0"/>
                  </pic:nvPicPr>
                  <pic:blipFill>
                    <a:blip r:embed="rId44"/>
                    <a:srcRect/>
                    <a:stretch>
                      <a:fillRect/>
                    </a:stretch>
                  </pic:blipFill>
                  <pic:spPr>
                    <a:xfrm>
                      <a:off x="0" y="0"/>
                      <a:ext cx="3746405" cy="2395538"/>
                    </a:xfrm>
                    <a:prstGeom prst="rect">
                      <a:avLst/>
                    </a:prstGeom>
                    <a:ln w="12700">
                      <a:solidFill>
                        <a:srgbClr val="000000"/>
                      </a:solidFill>
                      <a:prstDash val="solid"/>
                    </a:ln>
                  </pic:spPr>
                </pic:pic>
              </a:graphicData>
            </a:graphic>
          </wp:anchor>
        </w:drawing>
      </w:r>
    </w:p>
    <w:p w:rsidR="009E249E" w:rsidP="001F26FD" w:rsidRDefault="00396E30" w14:paraId="2141785B" w14:textId="77777777">
      <w:pPr>
        <w:pStyle w:val="Heading4"/>
      </w:pPr>
      <w:bookmarkStart w:name="_Toc218788198" w:id="28"/>
      <w:r>
        <w:t>Authorization information</w:t>
      </w:r>
      <w:bookmarkEnd w:id="28"/>
    </w:p>
    <w:p w:rsidR="009E249E" w:rsidP="001F26FD" w:rsidRDefault="00396E30" w14:paraId="4DEF572D" w14:textId="5152329A">
      <w:pPr>
        <w:rPr>
          <w:highlight w:val="white"/>
        </w:rPr>
      </w:pPr>
      <w:r w:rsidRPr="731174F4">
        <w:t xml:space="preserve">This section displays the authorization selections made by the claimant when submitting online VA Form 21-22. It also explains </w:t>
      </w:r>
      <w:r w:rsidRPr="731174F4">
        <w:rPr>
          <w:highlight w:val="white"/>
        </w:rPr>
        <w:t>whether the representative will have access to the claimant's eFolder in VBMS, based on the authorization selections made.</w:t>
      </w:r>
    </w:p>
    <w:p w:rsidR="009E249E" w:rsidP="001F26FD" w:rsidRDefault="00396E30" w14:paraId="4E95BC5A" w14:textId="77777777">
      <w:pPr>
        <w:rPr>
          <w:highlight w:val="white"/>
        </w:rPr>
      </w:pPr>
      <w:r>
        <w:br w:type="page"/>
      </w:r>
      <w:r>
        <w:rPr>
          <w:noProof/>
        </w:rPr>
        <w:drawing>
          <wp:anchor distT="114300" distB="114300" distL="114300" distR="114300" simplePos="0" relativeHeight="251681792" behindDoc="0" locked="0" layoutInCell="1" hidden="0" allowOverlap="1" wp14:anchorId="47C04C20" wp14:editId="07777777">
            <wp:simplePos x="0" y="0"/>
            <wp:positionH relativeFrom="column">
              <wp:posOffset>19052</wp:posOffset>
            </wp:positionH>
            <wp:positionV relativeFrom="paragraph">
              <wp:posOffset>203788</wp:posOffset>
            </wp:positionV>
            <wp:extent cx="3357563" cy="3015950"/>
            <wp:effectExtent l="12700" t="12700" r="12700" b="12700"/>
            <wp:wrapTopAndBottom distT="114300" distB="114300"/>
            <wp:docPr id="145503611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5"/>
                    <a:srcRect l="4656" t="3244" r="5392" b="7567"/>
                    <a:stretch>
                      <a:fillRect/>
                    </a:stretch>
                  </pic:blipFill>
                  <pic:spPr>
                    <a:xfrm>
                      <a:off x="0" y="0"/>
                      <a:ext cx="3357563" cy="3015950"/>
                    </a:xfrm>
                    <a:prstGeom prst="rect">
                      <a:avLst/>
                    </a:prstGeom>
                    <a:ln w="12700">
                      <a:solidFill>
                        <a:srgbClr val="000000"/>
                      </a:solidFill>
                      <a:prstDash val="solid"/>
                    </a:ln>
                  </pic:spPr>
                </pic:pic>
              </a:graphicData>
            </a:graphic>
          </wp:anchor>
        </w:drawing>
      </w:r>
    </w:p>
    <w:p w:rsidR="009E249E" w:rsidP="001F26FD" w:rsidRDefault="00396E30" w14:paraId="46D5DAB6" w14:textId="77777777">
      <w:pPr>
        <w:pStyle w:val="Heading4"/>
      </w:pPr>
      <w:bookmarkStart w:name="_Toc218788199" w:id="29"/>
      <w:r>
        <w:lastRenderedPageBreak/>
        <w:t>Accepting or declining a request</w:t>
      </w:r>
      <w:bookmarkEnd w:id="29"/>
    </w:p>
    <w:p w:rsidR="009E249E" w:rsidP="001F26FD" w:rsidRDefault="00396E30" w14:paraId="6440EA27" w14:textId="77777777">
      <w:r>
        <w:t xml:space="preserve">Once the representative has reviewed the request details page, they can use the form at the bottom of the page to </w:t>
      </w:r>
      <w:r>
        <w:rPr>
          <w:b/>
          <w:bCs/>
        </w:rPr>
        <w:t>either accept</w:t>
      </w:r>
      <w:r>
        <w:t xml:space="preserve"> the request or </w:t>
      </w:r>
      <w:r>
        <w:rPr>
          <w:b/>
          <w:bCs/>
        </w:rPr>
        <w:t>decline it, providing a reason for the declination.</w:t>
      </w:r>
    </w:p>
    <w:p w:rsidR="009E249E" w:rsidP="001F26FD" w:rsidRDefault="00396E30" w14:paraId="25914A4D" w14:textId="77777777">
      <w:r>
        <w:rPr>
          <w:noProof/>
        </w:rPr>
        <w:drawing>
          <wp:anchor distT="114300" distB="114300" distL="114300" distR="114300" simplePos="0" relativeHeight="251682816" behindDoc="0" locked="0" layoutInCell="1" hidden="0" allowOverlap="1" wp14:anchorId="381B5E80" wp14:editId="07777777">
            <wp:simplePos x="0" y="0"/>
            <wp:positionH relativeFrom="column">
              <wp:posOffset>2</wp:posOffset>
            </wp:positionH>
            <wp:positionV relativeFrom="paragraph">
              <wp:posOffset>222838</wp:posOffset>
            </wp:positionV>
            <wp:extent cx="3467100" cy="2609850"/>
            <wp:effectExtent l="0" t="0" r="0" b="0"/>
            <wp:wrapTopAndBottom distT="114300" distB="114300"/>
            <wp:docPr id="1455036120"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l="4166" t="5967" r="6617" b="8138"/>
                    <a:stretch>
                      <a:fillRect/>
                    </a:stretch>
                  </pic:blipFill>
                  <pic:spPr>
                    <a:xfrm>
                      <a:off x="0" y="0"/>
                      <a:ext cx="3467100" cy="2609850"/>
                    </a:xfrm>
                    <a:prstGeom prst="rect">
                      <a:avLst/>
                    </a:prstGeom>
                    <a:ln/>
                  </pic:spPr>
                </pic:pic>
              </a:graphicData>
            </a:graphic>
          </wp:anchor>
        </w:drawing>
      </w:r>
    </w:p>
    <w:p w:rsidR="009E249E" w:rsidP="001F26FD" w:rsidRDefault="00396E30" w14:paraId="0C5D818E" w14:textId="77777777">
      <w:r w:rsidRPr="731174F4">
        <w:t xml:space="preserve">If the representative accepts the request, the page will display an alert and a status tag indicating that the </w:t>
      </w:r>
      <w:r w:rsidRPr="731174F4">
        <w:rPr>
          <w:b/>
          <w:bCs/>
        </w:rPr>
        <w:t>request is being processed</w:t>
      </w:r>
      <w:r w:rsidRPr="731174F4">
        <w:t>. Requests typically process within 1-2 minutes, and the representative can refresh the page to check for status updates.</w:t>
      </w:r>
    </w:p>
    <w:p w:rsidR="009E249E" w:rsidP="001F26FD" w:rsidRDefault="009E249E" w14:paraId="4101652C" w14:textId="77777777"/>
    <w:p w:rsidR="009E249E" w:rsidP="001F26FD" w:rsidRDefault="00396E30" w14:paraId="5D921772" w14:textId="77777777">
      <w:r>
        <w:rPr>
          <w:noProof/>
        </w:rPr>
        <w:drawing>
          <wp:anchor distT="114300" distB="114300" distL="114300" distR="114300" simplePos="0" relativeHeight="251683840" behindDoc="0" locked="0" layoutInCell="1" hidden="0" allowOverlap="1" wp14:anchorId="09F569C4" wp14:editId="07777777">
            <wp:simplePos x="0" y="0"/>
            <wp:positionH relativeFrom="column">
              <wp:posOffset>161925</wp:posOffset>
            </wp:positionH>
            <wp:positionV relativeFrom="paragraph">
              <wp:posOffset>266700</wp:posOffset>
            </wp:positionV>
            <wp:extent cx="3905250" cy="2047875"/>
            <wp:effectExtent l="12700" t="12700" r="12700" b="12700"/>
            <wp:wrapTopAndBottom distT="114300" distB="114300"/>
            <wp:docPr id="1455036114"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47"/>
                    <a:srcRect l="3289" t="9955" r="6797" b="8302"/>
                    <a:stretch>
                      <a:fillRect/>
                    </a:stretch>
                  </pic:blipFill>
                  <pic:spPr>
                    <a:xfrm>
                      <a:off x="0" y="0"/>
                      <a:ext cx="3905250" cy="2047875"/>
                    </a:xfrm>
                    <a:prstGeom prst="rect">
                      <a:avLst/>
                    </a:prstGeom>
                    <a:ln w="12700">
                      <a:solidFill>
                        <a:srgbClr val="000000"/>
                      </a:solidFill>
                      <a:prstDash val="solid"/>
                    </a:ln>
                  </pic:spPr>
                </pic:pic>
              </a:graphicData>
            </a:graphic>
          </wp:anchor>
        </w:drawing>
      </w:r>
    </w:p>
    <w:p w:rsidR="009E249E" w:rsidP="001F26FD" w:rsidRDefault="00396E30" w14:paraId="72A4D862" w14:textId="77777777">
      <w:r w:rsidRPr="731174F4">
        <w:t>A fully processed accepted request will have an 'ACCEPTED' status and Response details about who received the request and on what date.</w:t>
      </w:r>
      <w:r w:rsidRPr="731174F4">
        <w:br w:type="page"/>
      </w:r>
    </w:p>
    <w:p w:rsidR="009E249E" w:rsidP="001F26FD" w:rsidRDefault="00396E30" w14:paraId="58F1876F" w14:textId="77777777">
      <w:r>
        <w:rPr>
          <w:noProof/>
        </w:rPr>
        <w:lastRenderedPageBreak/>
        <w:drawing>
          <wp:anchor distT="114300" distB="114300" distL="114300" distR="114300" simplePos="0" relativeHeight="251684864" behindDoc="0" locked="0" layoutInCell="1" hidden="0" allowOverlap="1" wp14:anchorId="75911619" wp14:editId="07777777">
            <wp:simplePos x="0" y="0"/>
            <wp:positionH relativeFrom="column">
              <wp:posOffset>2</wp:posOffset>
            </wp:positionH>
            <wp:positionV relativeFrom="paragraph">
              <wp:posOffset>219075</wp:posOffset>
            </wp:positionV>
            <wp:extent cx="4929961" cy="1366838"/>
            <wp:effectExtent l="12700" t="12700" r="12700" b="12700"/>
            <wp:wrapTopAndBottom distT="114300" distB="114300"/>
            <wp:docPr id="1455036144"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8"/>
                    <a:srcRect l="1995" t="7141" r="4433" b="16883"/>
                    <a:stretch>
                      <a:fillRect/>
                    </a:stretch>
                  </pic:blipFill>
                  <pic:spPr>
                    <a:xfrm>
                      <a:off x="0" y="0"/>
                      <a:ext cx="4929961" cy="1366838"/>
                    </a:xfrm>
                    <a:prstGeom prst="rect">
                      <a:avLst/>
                    </a:prstGeom>
                    <a:ln w="12700">
                      <a:solidFill>
                        <a:srgbClr val="000000"/>
                      </a:solidFill>
                      <a:prstDash val="solid"/>
                    </a:ln>
                  </pic:spPr>
                </pic:pic>
              </a:graphicData>
            </a:graphic>
          </wp:anchor>
        </w:drawing>
      </w:r>
    </w:p>
    <w:p w:rsidR="009E249E" w:rsidP="001F26FD" w:rsidRDefault="00396E30" w14:paraId="546CFDF0" w14:textId="77777777">
      <w:r>
        <w:t>A fully processed declined request will have a “DECLINED” status, along with response details about who refused the request, the date, and the reason.</w:t>
      </w:r>
    </w:p>
    <w:p w:rsidR="009E249E" w:rsidP="001F26FD" w:rsidRDefault="009E249E" w14:paraId="4B99056E" w14:textId="77777777"/>
    <w:p w:rsidR="009E249E" w:rsidP="59E7B137" w:rsidRDefault="00396E30" w14:paraId="65DE2000" w14:textId="5AE1B6AD">
      <w:pPr>
        <w:pStyle w:val="Normal"/>
      </w:pPr>
      <w:r w:rsidR="63E0B251">
        <w:drawing>
          <wp:inline wp14:editId="4A0F54BD" wp14:anchorId="671AED80">
            <wp:extent cx="4991620" cy="1442024"/>
            <wp:effectExtent l="12700" t="12700" r="12700" b="12700"/>
            <wp:docPr id="1028368315" name="image20.png"/>
            <wp:cNvGraphicFramePr/>
            <a:graphic>
              <a:graphicData xmlns:a="http://schemas.openxmlformats.org/drawingml/2006/main" uri="http://schemas.openxmlformats.org/drawingml/2006/picture">
                <pic:pic xmlns:pic="http://schemas.openxmlformats.org/drawingml/2006/picture">
                  <pic:nvPicPr>
                    <pic:cNvPr id="0" name="image20.png"/>
                    <pic:cNvPicPr preferRelativeResize="0"/>
                  </pic:nvPicPr>
                  <pic:blipFill>
                    <a:blip xmlns:r="http://schemas.openxmlformats.org/officeDocument/2006/relationships" r:embed="rId49"/>
                    <a:srcRect l="1800" t="7644" r="6981" b="13317"/>
                    <a:stretch>
                      <a:fillRect/>
                    </a:stretch>
                  </pic:blipFill>
                  <pic:spPr>
                    <a:xfrm>
                      <a:off x="0" y="0"/>
                      <a:ext cx="4991620" cy="1442024"/>
                    </a:xfrm>
                    <a:prstGeom prst="rect">
                      <a:avLst/>
                    </a:prstGeom>
                    <a:ln w="12700">
                      <a:solidFill>
                        <a:srgbClr val="000000"/>
                      </a:solidFill>
                      <a:prstDash val="solid"/>
                    </a:ln>
                  </pic:spPr>
                </pic:pic>
              </a:graphicData>
            </a:graphic>
          </wp:inline>
        </w:drawing>
      </w:r>
    </w:p>
    <w:p w:rsidR="009E249E" w:rsidP="001F26FD" w:rsidRDefault="00396E30" w14:paraId="1C7A48A2" w14:textId="77777777">
      <w:pPr>
        <w:pStyle w:val="Heading4"/>
      </w:pPr>
      <w:bookmarkStart w:name="_Toc218788200" w:id="30"/>
      <w:r w:rsidR="00396E30">
        <w:rPr/>
        <w:t>Turning on the feature</w:t>
      </w:r>
      <w:bookmarkEnd w:id="30"/>
    </w:p>
    <w:p w:rsidR="009E249E" w:rsidP="59E7B137" w:rsidRDefault="00396E30" w14:paraId="0D01C1DD" w14:textId="1A686505">
      <w:pPr>
        <w:pStyle w:val="Normal"/>
      </w:pPr>
      <w:r w:rsidR="2BF1A32F">
        <w:rPr/>
        <w:t xml:space="preserve">VSOs </w:t>
      </w:r>
      <w:r w:rsidR="00396E30">
        <w:rPr/>
        <w:t xml:space="preserve">must sign up to use the Representation Request feature before it becomes available to their representatives in the portal. </w:t>
      </w:r>
      <w:r w:rsidR="47978587">
        <w:rPr/>
        <w:t xml:space="preserve">The VSO may elect to allow any representative they accredit to review (and accept or decline) all pending requests, or they can restrict permission for each request to the preferred rep named in Field 16A of VA Form 21-22. </w:t>
      </w:r>
    </w:p>
    <w:p w:rsidR="009E249E" w:rsidP="59E7B137" w:rsidRDefault="00396E30" w14:paraId="4E42202F" w14:textId="56A943C4">
      <w:pPr>
        <w:pStyle w:val="Normal"/>
      </w:pPr>
    </w:p>
    <w:p w:rsidR="009E249E" w:rsidP="59E7B137" w:rsidRDefault="00396E30" w14:paraId="537FE523" w14:textId="341C61A2">
      <w:pPr>
        <w:pStyle w:val="Normal"/>
      </w:pPr>
      <w:r w:rsidR="47978587">
        <w:rPr/>
        <w:t>If a representative with no participating VSO selects Representation Requests from the menu</w:t>
      </w:r>
      <w:r w:rsidR="00396E30">
        <w:rPr/>
        <w:t>, an alert will be displayed</w:t>
      </w:r>
      <w:r w:rsidR="0E14CE49">
        <w:rPr/>
        <w:t xml:space="preserve"> indicating</w:t>
      </w:r>
      <w:r w:rsidR="00396E30">
        <w:rPr/>
        <w:t xml:space="preserve"> the feature </w:t>
      </w:r>
      <w:r w:rsidR="00396E30">
        <w:rPr/>
        <w:t>hasn’t</w:t>
      </w:r>
      <w:r w:rsidR="00396E30">
        <w:rPr/>
        <w:t xml:space="preserve"> been activated. The alert will also provide an email address that their VSO manager can use to express interest in using the Representation Request feature.</w:t>
      </w:r>
      <w:r>
        <w:br w:type="page"/>
      </w:r>
    </w:p>
    <w:p w:rsidR="009E249E" w:rsidP="001F26FD" w:rsidRDefault="00396E30" w14:paraId="2B462B38" w14:textId="1D8870F1">
      <w:r w:rsidR="2265E74F">
        <w:drawing>
          <wp:inline wp14:editId="7586B08C" wp14:anchorId="59F735BA">
            <wp:extent cx="4421673" cy="4733925"/>
            <wp:effectExtent l="0" t="0" r="0" b="0"/>
            <wp:docPr id="17662948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6294804" name="Picture 1766294804"/>
                    <pic:cNvPicPr/>
                  </pic:nvPicPr>
                  <pic:blipFill>
                    <a:blip xmlns:r="http://schemas.openxmlformats.org/officeDocument/2006/relationships" r:embed="rId1811186908">
                      <a:extLst>
                        <a:ext uri="{28A0092B-C50C-407E-A947-70E740481C1C}">
                          <a14:useLocalDpi xmlns:a14="http://schemas.microsoft.com/office/drawing/2010/main"/>
                        </a:ext>
                      </a:extLst>
                    </a:blip>
                    <a:srcRect l="0" t="0" r="10831" b="0"/>
                    <a:stretch>
                      <a:fillRect/>
                    </a:stretch>
                  </pic:blipFill>
                  <pic:spPr>
                    <a:xfrm rot="0">
                      <a:off x="0" y="0"/>
                      <a:ext cx="4421673" cy="4733925"/>
                    </a:xfrm>
                    <a:prstGeom prst="rect">
                      <a:avLst/>
                    </a:prstGeom>
                  </pic:spPr>
                </pic:pic>
              </a:graphicData>
            </a:graphic>
          </wp:inline>
        </w:drawing>
      </w:r>
    </w:p>
    <w:p w:rsidRPr="00D04531" w:rsidR="009E249E" w:rsidP="00D04531" w:rsidRDefault="00396E30" w14:paraId="50619E28" w14:textId="77777777">
      <w:pPr>
        <w:pStyle w:val="Heading2"/>
      </w:pPr>
      <w:bookmarkStart w:name="_Toc218788201" w:id="31"/>
      <w:r w:rsidRPr="00D04531">
        <w:t>6. Submissions</w:t>
      </w:r>
      <w:bookmarkEnd w:id="31"/>
    </w:p>
    <w:p w:rsidR="009E249E" w:rsidP="001F26FD" w:rsidRDefault="00396E30" w14:paraId="7FB34BA7" w14:textId="6C535605">
      <w:r>
        <w:rPr>
          <w:b/>
          <w:bCs/>
        </w:rPr>
        <w:t>Note:</w:t>
      </w:r>
      <w:r>
        <w:t xml:space="preserve"> Th</w:t>
      </w:r>
      <w:r w:rsidR="004F502A">
        <w:t xml:space="preserve">e Submissions </w:t>
      </w:r>
      <w:r>
        <w:t>feature is available to all authorized users.</w:t>
      </w:r>
    </w:p>
    <w:p w:rsidR="004F502A" w:rsidP="001F26FD" w:rsidRDefault="004F502A" w14:paraId="32560147" w14:textId="77777777"/>
    <w:p w:rsidRPr="00D04531" w:rsidR="00D04531" w:rsidP="00D04531" w:rsidRDefault="004F502A" w14:paraId="0B8D784A" w14:textId="5782628B">
      <w:pPr>
        <w:rPr>
          <w:b/>
          <w:bCs/>
        </w:rPr>
      </w:pPr>
      <w:r>
        <w:t xml:space="preserve">The Submissions feature can be accessed by clicking the </w:t>
      </w:r>
      <w:r w:rsidRPr="00D04531">
        <w:rPr>
          <w:b/>
          <w:bCs/>
        </w:rPr>
        <w:t>Submissions</w:t>
      </w:r>
      <w:r w:rsidRPr="00D04531" w:rsidR="00D04531">
        <w:t xml:space="preserve"> </w:t>
      </w:r>
      <w:r w:rsidRPr="731174F4" w:rsidR="00D04531">
        <w:t>button in the top navigation bar or by navigating from the dashboard.</w:t>
      </w:r>
    </w:p>
    <w:p w:rsidR="004F502A" w:rsidP="001F26FD" w:rsidRDefault="004F502A" w14:paraId="6455E945" w14:textId="77777777"/>
    <w:p w:rsidR="004F502A" w:rsidP="001F26FD" w:rsidRDefault="004F502A" w14:paraId="732309B0" w14:textId="2A73B561">
      <w:r>
        <w:rPr>
          <w:noProof/>
        </w:rPr>
        <w:drawing>
          <wp:inline distT="0" distB="0" distL="0" distR="0" wp14:anchorId="340205F5" wp14:editId="6E2C2564">
            <wp:extent cx="3619500" cy="901700"/>
            <wp:effectExtent l="12700" t="12700" r="12700" b="12700"/>
            <wp:docPr id="606527205"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27205" name="Picture 1" descr="A close-up of a sign&#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3619500" cy="901700"/>
                    </a:xfrm>
                    <a:prstGeom prst="rect">
                      <a:avLst/>
                    </a:prstGeom>
                    <a:ln>
                      <a:solidFill>
                        <a:schemeClr val="tx1"/>
                      </a:solidFill>
                    </a:ln>
                  </pic:spPr>
                </pic:pic>
              </a:graphicData>
            </a:graphic>
          </wp:inline>
        </w:drawing>
      </w:r>
    </w:p>
    <w:p w:rsidR="004F502A" w:rsidP="001F26FD" w:rsidRDefault="004F502A" w14:paraId="2E6619BB" w14:textId="77777777"/>
    <w:p w:rsidRPr="00D04531" w:rsidR="00BA786E" w:rsidP="00D04531" w:rsidRDefault="00BA786E" w14:paraId="368E85D8" w14:textId="6F0015BB">
      <w:pPr>
        <w:pStyle w:val="Heading3"/>
      </w:pPr>
      <w:bookmarkStart w:name="_Toc218788202" w:id="32"/>
      <w:commentRangeStart w:id="1174347387"/>
      <w:commentRangeStart w:id="525485317"/>
      <w:r w:rsidR="00BA786E">
        <w:rPr/>
        <w:t>VA Form 21-0966</w:t>
      </w:r>
      <w:bookmarkEnd w:id="32"/>
      <w:commentRangeEnd w:id="1174347387"/>
      <w:r>
        <w:rPr>
          <w:rStyle w:val="CommentReference"/>
        </w:rPr>
        <w:commentReference w:id="1174347387"/>
      </w:r>
      <w:commentRangeEnd w:id="525485317"/>
      <w:r>
        <w:rPr>
          <w:rStyle w:val="CommentReference"/>
        </w:rPr>
        <w:commentReference w:id="525485317"/>
      </w:r>
    </w:p>
    <w:p w:rsidR="00BA786E" w:rsidP="00BA786E" w:rsidRDefault="00BA786E" w14:paraId="765B567E" w14:textId="77777777">
      <w:pPr>
        <w:rPr>
          <w:b/>
          <w:bCs/>
        </w:rPr>
      </w:pPr>
    </w:p>
    <w:p w:rsidR="00BA786E" w:rsidP="00D04531" w:rsidRDefault="00BA786E" w14:paraId="291225AC" w14:textId="0B083A58">
      <w:r w:rsidRPr="731174F4">
        <w:t xml:space="preserve">From the Submissions page, the representative can click on </w:t>
      </w:r>
      <w:r>
        <w:rPr>
          <w:b/>
          <w:bCs/>
        </w:rPr>
        <w:t>Submit online</w:t>
      </w:r>
      <w:r w:rsidRPr="731174F4">
        <w:rPr>
          <w:b/>
          <w:bCs/>
        </w:rPr>
        <w:t xml:space="preserve"> VA Form 21-</w:t>
      </w:r>
      <w:r>
        <w:rPr>
          <w:b/>
          <w:bCs/>
        </w:rPr>
        <w:t>0966</w:t>
      </w:r>
      <w:r w:rsidRPr="731174F4">
        <w:t>.</w:t>
      </w:r>
    </w:p>
    <w:p w:rsidR="00BA786E" w:rsidP="00BA786E" w:rsidRDefault="00BA786E" w14:paraId="2EDBD36A" w14:textId="77777777">
      <w:pPr>
        <w:rPr>
          <w:b/>
          <w:bCs/>
        </w:rPr>
      </w:pPr>
    </w:p>
    <w:p w:rsidR="00BA786E" w:rsidP="00BA786E" w:rsidRDefault="00BA786E" w14:paraId="383C01BD" w14:textId="7FCF5A4C">
      <w:pPr>
        <w:spacing w:after="160" w:line="259" w:lineRule="auto"/>
      </w:pPr>
      <w:r>
        <w:rPr>
          <w:noProof/>
        </w:rPr>
        <w:drawing>
          <wp:inline distT="0" distB="0" distL="0" distR="0" wp14:anchorId="50C81A88" wp14:editId="59FC0DE7">
            <wp:extent cx="4614530" cy="4716721"/>
            <wp:effectExtent l="12700" t="12700" r="8890" b="8255"/>
            <wp:docPr id="1297654945"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54945" name="Picture 2" descr="A screenshot of a computer&#10;&#10;AI-generated content may be incorrect."/>
                    <pic:cNvPicPr/>
                  </pic:nvPicPr>
                  <pic:blipFill rotWithShape="1">
                    <a:blip r:embed="rId52" cstate="print">
                      <a:extLst>
                        <a:ext uri="{28A0092B-C50C-407E-A947-70E740481C1C}">
                          <a14:useLocalDpi xmlns:a14="http://schemas.microsoft.com/office/drawing/2010/main" val="0"/>
                        </a:ext>
                      </a:extLst>
                    </a:blip>
                    <a:srcRect b="59690"/>
                    <a:stretch>
                      <a:fillRect/>
                    </a:stretch>
                  </pic:blipFill>
                  <pic:spPr bwMode="auto">
                    <a:xfrm>
                      <a:off x="0" y="0"/>
                      <a:ext cx="4634922" cy="473756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D04531" w:rsidP="00BA786E" w:rsidRDefault="00D04531" w14:paraId="46DE0F3A" w14:textId="77777777">
      <w:pPr>
        <w:spacing w:after="160" w:line="259" w:lineRule="auto"/>
      </w:pPr>
    </w:p>
    <w:p w:rsidRPr="00D04531" w:rsidR="00BA786E" w:rsidP="00D04531" w:rsidRDefault="00BA786E" w14:paraId="711B89B9" w14:textId="77777777">
      <w:pPr>
        <w:pStyle w:val="Heading4"/>
      </w:pPr>
      <w:bookmarkStart w:name="_Toc218788203" w:id="33"/>
      <w:r w:rsidRPr="00D04531">
        <w:t>Introduction page</w:t>
      </w:r>
      <w:bookmarkEnd w:id="33"/>
    </w:p>
    <w:p w:rsidR="006C7B3B" w:rsidP="008916B1" w:rsidRDefault="00BA786E" w14:paraId="616BAD3E" w14:textId="77777777">
      <w:r w:rsidRPr="731174F4">
        <w:t>The VA Form 21-</w:t>
      </w:r>
      <w:r>
        <w:t>0966</w:t>
      </w:r>
      <w:r w:rsidRPr="731174F4">
        <w:t xml:space="preserve"> introduction page provides instructions on how to </w:t>
      </w:r>
      <w:r w:rsidR="006C7B3B">
        <w:t>successfully submit the form.</w:t>
      </w:r>
    </w:p>
    <w:p w:rsidR="006C7B3B" w:rsidP="008916B1" w:rsidRDefault="006C7B3B" w14:paraId="4FEECED6" w14:textId="77777777"/>
    <w:p w:rsidR="008916B1" w:rsidP="00BA786E" w:rsidRDefault="008916B1" w14:paraId="0BCC885A" w14:textId="06D108D8">
      <w:r w:rsidRPr="731174F4">
        <w:t xml:space="preserve">To initiate the process, the representative can </w:t>
      </w:r>
      <w:r w:rsidR="00D04531">
        <w:t xml:space="preserve">click </w:t>
      </w:r>
      <w:r w:rsidRPr="731174F4">
        <w:rPr>
          <w:b/>
          <w:bCs/>
        </w:rPr>
        <w:t xml:space="preserve">Start </w:t>
      </w:r>
      <w:r>
        <w:rPr>
          <w:b/>
          <w:bCs/>
        </w:rPr>
        <w:t>the</w:t>
      </w:r>
      <w:r w:rsidRPr="731174F4">
        <w:rPr>
          <w:b/>
          <w:bCs/>
        </w:rPr>
        <w:t xml:space="preserve"> submission.</w:t>
      </w:r>
    </w:p>
    <w:p w:rsidR="008916B1" w:rsidP="00BA786E" w:rsidRDefault="008916B1" w14:paraId="73A3107D" w14:textId="77777777"/>
    <w:p w:rsidR="008916B1" w:rsidP="00BA786E" w:rsidRDefault="008916B1" w14:paraId="719ECF83" w14:textId="063A38A7"/>
    <w:p w:rsidR="00D04531" w:rsidP="00D04531" w:rsidRDefault="008916B1" w14:paraId="03B82F72" w14:textId="4C00E003">
      <w:r>
        <w:rPr>
          <w:noProof/>
        </w:rPr>
        <w:lastRenderedPageBreak/>
        <w:drawing>
          <wp:inline distT="0" distB="0" distL="0" distR="0" wp14:anchorId="06F40B4D" wp14:editId="3BEEFA10">
            <wp:extent cx="4488457" cy="4144630"/>
            <wp:effectExtent l="12700" t="12700" r="7620" b="8890"/>
            <wp:docPr id="52062621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626210" name="Picture 3" descr="A screenshot of a computer&#10;&#10;AI-generated content may be incorrect."/>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501044" cy="4156253"/>
                    </a:xfrm>
                    <a:prstGeom prst="rect">
                      <a:avLst/>
                    </a:prstGeom>
                    <a:ln>
                      <a:solidFill>
                        <a:schemeClr val="tx1"/>
                      </a:solidFill>
                    </a:ln>
                  </pic:spPr>
                </pic:pic>
              </a:graphicData>
            </a:graphic>
          </wp:inline>
        </w:drawing>
      </w:r>
    </w:p>
    <w:p w:rsidR="00D04531" w:rsidP="00D04531" w:rsidRDefault="00D04531" w14:paraId="591546E0" w14:textId="77777777"/>
    <w:p w:rsidRPr="00D04531" w:rsidR="00196E87" w:rsidP="00D04531" w:rsidRDefault="00196E87" w14:paraId="56E9DA62" w14:textId="4617377A">
      <w:pPr>
        <w:pStyle w:val="Heading4"/>
      </w:pPr>
      <w:bookmarkStart w:name="_Toc218788204" w:id="34"/>
      <w:r w:rsidRPr="00D04531">
        <w:t>Step 1: Claimant background</w:t>
      </w:r>
      <w:bookmarkEnd w:id="34"/>
    </w:p>
    <w:p w:rsidR="00196E87" w:rsidP="00196E87" w:rsidRDefault="00196E87" w14:paraId="6109FADD" w14:textId="152DA247">
      <w:r w:rsidRPr="731174F4">
        <w:t>This representative must select if the claimant is the Veteran, or the survivor or dependent of the Veteran. This information is required to continue.</w:t>
      </w:r>
    </w:p>
    <w:p w:rsidR="00CC62CA" w:rsidP="00196E87" w:rsidRDefault="00CC62CA" w14:paraId="4118AAFD" w14:textId="77777777"/>
    <w:p w:rsidR="00D04531" w:rsidP="00D04531" w:rsidRDefault="00CC62CA" w14:paraId="429356F0" w14:textId="77777777">
      <w:r>
        <w:rPr>
          <w:noProof/>
        </w:rPr>
        <w:drawing>
          <wp:inline distT="0" distB="0" distL="0" distR="0" wp14:anchorId="18EFEFBC" wp14:editId="5C2DFE19">
            <wp:extent cx="3178513" cy="2678843"/>
            <wp:effectExtent l="12700" t="12700" r="9525" b="13970"/>
            <wp:docPr id="1172126012"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26012" name="Picture 4" descr="A screenshot of a computer&#10;&#10;AI-generated content may be incorrect."/>
                    <pic:cNvPicPr/>
                  </pic:nvPicPr>
                  <pic:blipFill rotWithShape="1">
                    <a:blip r:embed="rId54">
                      <a:extLst>
                        <a:ext uri="{28A0092B-C50C-407E-A947-70E740481C1C}">
                          <a14:useLocalDpi xmlns:a14="http://schemas.microsoft.com/office/drawing/2010/main" val="0"/>
                        </a:ext>
                      </a:extLst>
                    </a:blip>
                    <a:srcRect l="10198" t="13972" r="36315" b="35008"/>
                    <a:stretch>
                      <a:fillRect/>
                    </a:stretch>
                  </pic:blipFill>
                  <pic:spPr bwMode="auto">
                    <a:xfrm>
                      <a:off x="0" y="0"/>
                      <a:ext cx="3179036" cy="2679283"/>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109FB" w:rsidP="00D04531" w:rsidRDefault="005109FB" w14:paraId="0E12BDDD" w14:textId="297B0A02">
      <w:pPr>
        <w:pStyle w:val="Heading4"/>
      </w:pPr>
      <w:bookmarkStart w:name="_Toc218788205" w:id="35"/>
      <w:r>
        <w:lastRenderedPageBreak/>
        <w:t>Step 2a: Claimant information</w:t>
      </w:r>
      <w:bookmarkEnd w:id="35"/>
    </w:p>
    <w:p w:rsidR="0002262A" w:rsidP="005109FB" w:rsidRDefault="005109FB" w14:paraId="584CEEBA" w14:textId="77777777">
      <w:r w:rsidRPr="731174F4">
        <w:t xml:space="preserve">If the representative selected “The claimant is the Veteran” on the previous page, they will need to enter the Veteran's information on this page. </w:t>
      </w:r>
      <w:r w:rsidR="0002262A">
        <w:t xml:space="preserve">They’ll also need to select which benefit they intend to file a claim for. </w:t>
      </w:r>
    </w:p>
    <w:p w:rsidR="0002262A" w:rsidP="005109FB" w:rsidRDefault="0002262A" w14:paraId="358EEB6C" w14:textId="77777777"/>
    <w:p w:rsidR="00BA786E" w:rsidP="005109FB" w:rsidRDefault="005109FB" w14:paraId="1409474F" w14:textId="1A6F2945">
      <w:r w:rsidRPr="731174F4">
        <w:t>All information except the VA file number is required to continue.</w:t>
      </w:r>
    </w:p>
    <w:p w:rsidR="00087ECD" w:rsidP="005109FB" w:rsidRDefault="00087ECD" w14:paraId="236109F3" w14:textId="77777777"/>
    <w:p w:rsidR="00087ECD" w:rsidP="005109FB" w:rsidRDefault="00087ECD" w14:paraId="69CAE4C6" w14:textId="3D5DA5CE">
      <w:r>
        <w:rPr>
          <w:noProof/>
        </w:rPr>
        <w:drawing>
          <wp:inline distT="0" distB="0" distL="0" distR="0" wp14:anchorId="4CAE9332" wp14:editId="55769B0D">
            <wp:extent cx="3731260" cy="5719069"/>
            <wp:effectExtent l="12700" t="12700" r="15240" b="8890"/>
            <wp:docPr id="787060374" name="Picture 5" descr="A screenshot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060374" name="Picture 5" descr="A screenshot of a form&#10;&#10;AI-generated content may be incorrect."/>
                    <pic:cNvPicPr/>
                  </pic:nvPicPr>
                  <pic:blipFill rotWithShape="1">
                    <a:blip r:embed="rId55">
                      <a:extLst>
                        <a:ext uri="{28A0092B-C50C-407E-A947-70E740481C1C}">
                          <a14:useLocalDpi xmlns:a14="http://schemas.microsoft.com/office/drawing/2010/main" val="0"/>
                        </a:ext>
                      </a:extLst>
                    </a:blip>
                    <a:srcRect l="4952" t="8787" r="30676" b="21704"/>
                    <a:stretch>
                      <a:fillRect/>
                    </a:stretch>
                  </pic:blipFill>
                  <pic:spPr bwMode="auto">
                    <a:xfrm>
                      <a:off x="0" y="0"/>
                      <a:ext cx="3732028" cy="5720246"/>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5109FB" w:rsidP="005109FB" w:rsidRDefault="005109FB" w14:paraId="433EAC27" w14:textId="77777777"/>
    <w:p w:rsidRPr="00D04531" w:rsidR="005109FB" w:rsidP="00D04531" w:rsidRDefault="005109FB" w14:paraId="724C1BF5" w14:textId="77777777">
      <w:pPr>
        <w:pStyle w:val="Heading4"/>
      </w:pPr>
      <w:bookmarkStart w:name="_Toc218788206" w:id="36"/>
      <w:r w:rsidRPr="00D04531">
        <w:lastRenderedPageBreak/>
        <w:t>Step 2b: Claimant and Veteran information</w:t>
      </w:r>
      <w:bookmarkEnd w:id="36"/>
    </w:p>
    <w:p w:rsidR="005C3E4A" w:rsidP="005109FB" w:rsidRDefault="005C3E4A" w14:paraId="3BB0D484" w14:textId="77777777">
      <w:r w:rsidR="005C3E4A">
        <w:rPr/>
        <w:t>If the representative selected</w:t>
      </w:r>
      <w:r w:rsidR="005109FB">
        <w:rPr/>
        <w:t xml:space="preserve"> “The claimant is a survivor or a dependent of the Veteran” on the </w:t>
      </w:r>
      <w:r w:rsidR="005109FB">
        <w:rPr/>
        <w:t>previous</w:t>
      </w:r>
      <w:r w:rsidR="005109FB">
        <w:rPr/>
        <w:t xml:space="preserve"> page</w:t>
      </w:r>
      <w:r w:rsidR="005C3E4A">
        <w:rPr/>
        <w:t>,</w:t>
      </w:r>
      <w:r w:rsidR="005109FB">
        <w:rPr/>
        <w:t xml:space="preserve"> they will need to enter the claimant and Veteran information on this page.</w:t>
      </w:r>
      <w:r w:rsidR="005C3E4A">
        <w:rPr/>
        <w:t xml:space="preserve"> </w:t>
      </w:r>
      <w:r w:rsidR="005C3E4A">
        <w:rPr/>
        <w:t>They’ll</w:t>
      </w:r>
      <w:r w:rsidR="005C3E4A">
        <w:rPr/>
        <w:t xml:space="preserve"> also need to </w:t>
      </w:r>
      <w:commentRangeStart w:id="610451213"/>
      <w:commentRangeStart w:id="2039926897"/>
      <w:commentRangeStart w:id="497366227"/>
      <w:r w:rsidR="005C3E4A">
        <w:rPr/>
        <w:t>select which benefit</w:t>
      </w:r>
      <w:commentRangeEnd w:id="610451213"/>
      <w:r>
        <w:rPr>
          <w:rStyle w:val="CommentReference"/>
        </w:rPr>
        <w:commentReference w:id="610451213"/>
      </w:r>
      <w:commentRangeEnd w:id="2039926897"/>
      <w:r>
        <w:rPr>
          <w:rStyle w:val="CommentReference"/>
        </w:rPr>
        <w:commentReference w:id="2039926897"/>
      </w:r>
      <w:commentRangeEnd w:id="497366227"/>
      <w:r>
        <w:rPr>
          <w:rStyle w:val="CommentReference"/>
        </w:rPr>
        <w:commentReference w:id="497366227"/>
      </w:r>
      <w:r w:rsidR="005C3E4A">
        <w:rPr/>
        <w:t xml:space="preserve"> they intend to file a claim for.</w:t>
      </w:r>
    </w:p>
    <w:p w:rsidR="005C3E4A" w:rsidP="005109FB" w:rsidRDefault="005C3E4A" w14:paraId="63437A0E" w14:textId="77777777"/>
    <w:p w:rsidR="005109FB" w:rsidP="005109FB" w:rsidRDefault="005109FB" w14:paraId="1CEAAF19" w14:textId="09D59F0D">
      <w:r w:rsidRPr="731174F4">
        <w:t>All information except the VA file number is required to continue.</w:t>
      </w:r>
    </w:p>
    <w:p w:rsidR="0002262A" w:rsidP="00BA786E" w:rsidRDefault="0002262A" w14:paraId="4F2B1453" w14:textId="77777777"/>
    <w:p w:rsidR="00BA786E" w:rsidP="00BA786E" w:rsidRDefault="00087ECD" w14:paraId="43016D4D" w14:textId="724136DB">
      <w:r>
        <w:rPr>
          <w:noProof/>
        </w:rPr>
        <w:drawing>
          <wp:inline distT="0" distB="0" distL="0" distR="0" wp14:anchorId="4AE25E87" wp14:editId="15FD92A1">
            <wp:extent cx="3752850" cy="6144822"/>
            <wp:effectExtent l="12700" t="12700" r="6350" b="15240"/>
            <wp:docPr id="1769925660"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925660" name="Picture 6" descr="A screenshot of a computer screen&#10;&#10;AI-generated content may be incorrect."/>
                    <pic:cNvPicPr/>
                  </pic:nvPicPr>
                  <pic:blipFill rotWithShape="1">
                    <a:blip r:embed="rId56" cstate="print">
                      <a:extLst>
                        <a:ext uri="{28A0092B-C50C-407E-A947-70E740481C1C}">
                          <a14:useLocalDpi xmlns:a14="http://schemas.microsoft.com/office/drawing/2010/main" val="0"/>
                        </a:ext>
                      </a:extLst>
                    </a:blip>
                    <a:srcRect t="7236" r="21359" b="18088"/>
                    <a:stretch>
                      <a:fillRect/>
                    </a:stretch>
                  </pic:blipFill>
                  <pic:spPr bwMode="auto">
                    <a:xfrm>
                      <a:off x="0" y="0"/>
                      <a:ext cx="3753293" cy="6145547"/>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Pr="00D04531" w:rsidR="00F463AD" w:rsidP="00D04531" w:rsidRDefault="00210DC6" w14:paraId="66725F0D" w14:textId="65D50F66">
      <w:pPr>
        <w:pStyle w:val="Heading4"/>
      </w:pPr>
      <w:bookmarkStart w:name="_Toc218788207" w:id="37"/>
      <w:r w:rsidRPr="00D04531">
        <w:lastRenderedPageBreak/>
        <w:t xml:space="preserve">System </w:t>
      </w:r>
      <w:r w:rsidR="00D04531">
        <w:t>will verify</w:t>
      </w:r>
      <w:r w:rsidRPr="00D04531" w:rsidR="00C75A37">
        <w:t xml:space="preserve"> </w:t>
      </w:r>
      <w:r w:rsidRPr="00D04531" w:rsidR="006D4DDA">
        <w:t xml:space="preserve">representation </w:t>
      </w:r>
      <w:r w:rsidR="00D04531">
        <w:t>and</w:t>
      </w:r>
      <w:r w:rsidRPr="00D04531" w:rsidR="006D4DDA">
        <w:t xml:space="preserve"> </w:t>
      </w:r>
      <w:r w:rsidR="00D04531">
        <w:t xml:space="preserve">check for </w:t>
      </w:r>
      <w:r w:rsidRPr="00D04531" w:rsidR="006D4DDA">
        <w:t>intent to file</w:t>
      </w:r>
      <w:bookmarkEnd w:id="37"/>
    </w:p>
    <w:p w:rsidR="001C30D4" w:rsidP="00BA786E" w:rsidRDefault="00210DC6" w14:paraId="7ED4F73D" w14:textId="2819A628">
      <w:r w:rsidR="00210DC6">
        <w:rPr/>
        <w:t xml:space="preserve">When the </w:t>
      </w:r>
      <w:r w:rsidR="00F463AD">
        <w:rPr/>
        <w:t xml:space="preserve">representative selects “Continue” on </w:t>
      </w:r>
      <w:r w:rsidR="001C30D4">
        <w:rPr/>
        <w:t xml:space="preserve">the </w:t>
      </w:r>
      <w:r w:rsidR="00C75A37">
        <w:rPr/>
        <w:t>previous</w:t>
      </w:r>
      <w:r w:rsidR="00C75A37">
        <w:rPr/>
        <w:t xml:space="preserve"> Claimant information page</w:t>
      </w:r>
      <w:r w:rsidR="00F463AD">
        <w:rPr/>
        <w:t xml:space="preserve">, the </w:t>
      </w:r>
      <w:r w:rsidR="006C7B3B">
        <w:rPr/>
        <w:t xml:space="preserve">system </w:t>
      </w:r>
      <w:r w:rsidR="00C75A37">
        <w:rPr/>
        <w:t xml:space="preserve">will </w:t>
      </w:r>
      <w:r w:rsidR="00D04531">
        <w:rPr/>
        <w:t>verify that</w:t>
      </w:r>
      <w:r w:rsidR="006D4DDA">
        <w:rPr/>
        <w:t xml:space="preserve"> the representative or </w:t>
      </w:r>
      <w:del w:author="Li-smith, Lindsay D. (ODDCORE JV, LLC)" w:date="2026-01-09T17:37:01.045Z" w:id="561923244">
        <w:r w:rsidDel="006D4DDA">
          <w:delText xml:space="preserve">their </w:delText>
        </w:r>
      </w:del>
      <w:ins w:author="Li-smith, Lindsay D. (ODDCORE JV, LLC)" w:date="2026-01-09T17:37:03.088Z" w:id="204054374">
        <w:r w:rsidR="35526D4D">
          <w:t xml:space="preserve">the </w:t>
        </w:r>
      </w:ins>
      <w:r w:rsidR="006D4DDA">
        <w:rPr/>
        <w:t>Veterans Service Organization</w:t>
      </w:r>
      <w:ins w:author="Li-smith, Lindsay D. (ODDCORE JV, LLC)" w:date="2026-01-09T17:37:09.036Z" w:id="1922433926">
        <w:r w:rsidR="49D855E9">
          <w:t xml:space="preserve"> </w:t>
        </w:r>
        <w:r w:rsidR="49D855E9">
          <w:t>they’re</w:t>
        </w:r>
        <w:r w:rsidR="49D855E9">
          <w:t xml:space="preserve"> accredited with</w:t>
        </w:r>
      </w:ins>
      <w:r w:rsidR="006D4DDA">
        <w:rPr/>
        <w:t xml:space="preserve"> </w:t>
      </w:r>
      <w:r w:rsidR="006D4DDA">
        <w:rPr/>
        <w:t>represents</w:t>
      </w:r>
      <w:r w:rsidR="006D4DDA">
        <w:rPr/>
        <w:t xml:space="preserve"> the claimant</w:t>
      </w:r>
      <w:del w:author="Li-smith, Lindsay D. (ODDCORE JV, LLC)" w:date="2026-01-09T17:37:43.39Z" w:id="354620755">
        <w:r w:rsidDel="006D4DDA">
          <w:delText xml:space="preserve">, and </w:delText>
        </w:r>
      </w:del>
      <w:ins w:author="Li-smith, Lindsay D. (ODDCORE JV, LLC)" w:date="2026-01-09T17:37:45.005Z" w:id="1266167303">
        <w:r w:rsidR="2B89A2D8">
          <w:t xml:space="preserve">. It will also </w:t>
        </w:r>
      </w:ins>
      <w:r w:rsidR="00D04531">
        <w:rPr/>
        <w:t>check whether</w:t>
      </w:r>
      <w:r w:rsidR="006D4DDA">
        <w:rPr/>
        <w:t xml:space="preserve"> the claimant already ha</w:t>
      </w:r>
      <w:r w:rsidR="00D04531">
        <w:rPr/>
        <w:t>s</w:t>
      </w:r>
      <w:r w:rsidR="006D4DDA">
        <w:rPr/>
        <w:t xml:space="preserve"> an intent to </w:t>
      </w:r>
      <w:r w:rsidR="00D04531">
        <w:rPr/>
        <w:t>file.</w:t>
      </w:r>
    </w:p>
    <w:p w:rsidR="006D4DDA" w:rsidP="00BA786E" w:rsidRDefault="006D4DDA" w14:paraId="729BB045" w14:textId="77777777"/>
    <w:p w:rsidR="006D4DDA" w:rsidP="00BA786E" w:rsidRDefault="006D4DDA" w14:paraId="5F3541F4" w14:textId="4EE3ABCF">
      <w:r>
        <w:t xml:space="preserve">The representative </w:t>
      </w:r>
      <w:r w:rsidRPr="00C75A37">
        <w:rPr>
          <w:b/>
          <w:bCs/>
        </w:rPr>
        <w:t>will not be allowed to continue the submission</w:t>
      </w:r>
      <w:r>
        <w:t xml:space="preserve"> if:</w:t>
      </w:r>
    </w:p>
    <w:p w:rsidR="006D4DDA" w:rsidP="00BA786E" w:rsidRDefault="006D4DDA" w14:paraId="7B3D7BD5" w14:textId="77777777"/>
    <w:p w:rsidRPr="00D04531" w:rsidR="00D04531" w:rsidP="00D04531" w:rsidRDefault="00D04531" w14:paraId="3D69338E" w14:textId="02A6EDB7">
      <w:pPr>
        <w:pStyle w:val="ListParagraph"/>
        <w:numPr>
          <w:ilvl w:val="0"/>
          <w:numId w:val="10"/>
        </w:numPr>
        <w:rPr>
          <w:b/>
          <w:bCs/>
        </w:rPr>
      </w:pPr>
      <w:r>
        <w:t>the representative does not represent the claimant</w:t>
      </w:r>
      <w:r>
        <w:t xml:space="preserve">, </w:t>
      </w:r>
      <w:r w:rsidRPr="00D04531">
        <w:rPr>
          <w:b/>
          <w:bCs/>
        </w:rPr>
        <w:t>or</w:t>
      </w:r>
    </w:p>
    <w:p w:rsidR="006D4DDA" w:rsidP="006D4DDA" w:rsidRDefault="006D4DDA" w14:paraId="22DD5F87" w14:textId="1889CBDE">
      <w:pPr>
        <w:pStyle w:val="ListParagraph"/>
        <w:numPr>
          <w:ilvl w:val="0"/>
          <w:numId w:val="10"/>
        </w:numPr>
      </w:pPr>
      <w:r>
        <w:t>the claimant already has an intent to file</w:t>
      </w:r>
      <w:r w:rsidR="00C75A37">
        <w:t xml:space="preserve">, </w:t>
      </w:r>
      <w:r w:rsidRPr="00C75A37" w:rsidR="00C75A37">
        <w:rPr>
          <w:b/>
          <w:bCs/>
        </w:rPr>
        <w:t>or</w:t>
      </w:r>
    </w:p>
    <w:p w:rsidR="00C75A37" w:rsidP="00C75A37" w:rsidRDefault="006D4DDA" w14:paraId="38747DA4" w14:textId="3492293A">
      <w:pPr>
        <w:pStyle w:val="ListParagraph"/>
        <w:numPr>
          <w:ilvl w:val="0"/>
          <w:numId w:val="10"/>
        </w:numPr>
        <w:rPr/>
      </w:pPr>
      <w:r w:rsidR="006D4DDA">
        <w:rPr/>
        <w:t xml:space="preserve">the system cannot verify if the claimant </w:t>
      </w:r>
      <w:r w:rsidR="00C75A37">
        <w:rPr/>
        <w:t xml:space="preserve">already </w:t>
      </w:r>
      <w:r w:rsidR="006D4DDA">
        <w:rPr/>
        <w:t>has an intent to</w:t>
      </w:r>
      <w:r w:rsidR="77BBA1CC">
        <w:rPr/>
        <w:t xml:space="preserve"> file</w:t>
      </w:r>
    </w:p>
    <w:p w:rsidR="00D04531" w:rsidP="00D04531" w:rsidRDefault="00D04531" w14:paraId="52462435" w14:textId="77777777"/>
    <w:p w:rsidR="00D04531" w:rsidP="00BA786E" w:rsidRDefault="00D04531" w14:paraId="5A27BDD0" w14:textId="77777777">
      <w:r>
        <w:rPr>
          <w:noProof/>
        </w:rPr>
        <w:drawing>
          <wp:inline distT="0" distB="0" distL="0" distR="0" wp14:anchorId="48B9BB87" wp14:editId="71ED317A">
            <wp:extent cx="4065905" cy="2043823"/>
            <wp:effectExtent l="12700" t="12700" r="10795" b="13970"/>
            <wp:docPr id="270408468"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08468" name="Picture 11" descr="A screenshot of a computer&#10;&#10;AI-generated content may be incorrect."/>
                    <pic:cNvPicPr/>
                  </pic:nvPicPr>
                  <pic:blipFill rotWithShape="1">
                    <a:blip r:embed="rId57" cstate="print">
                      <a:extLst>
                        <a:ext uri="{28A0092B-C50C-407E-A947-70E740481C1C}">
                          <a14:useLocalDpi xmlns:a14="http://schemas.microsoft.com/office/drawing/2010/main" val="0"/>
                        </a:ext>
                      </a:extLst>
                    </a:blip>
                    <a:srcRect t="13068" b="33714"/>
                    <a:stretch>
                      <a:fillRect/>
                    </a:stretch>
                  </pic:blipFill>
                  <pic:spPr bwMode="auto">
                    <a:xfrm>
                      <a:off x="0" y="0"/>
                      <a:ext cx="4111196" cy="206658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D04531" w:rsidP="00BA786E" w:rsidRDefault="00D04531" w14:paraId="29F2A4C9" w14:textId="77777777"/>
    <w:p w:rsidR="006D4DDA" w:rsidP="00BA786E" w:rsidRDefault="00C75A37" w14:paraId="3B90EF9B" w14:textId="41A9CB8D">
      <w:r>
        <w:rPr>
          <w:noProof/>
        </w:rPr>
        <w:drawing>
          <wp:inline distT="0" distB="0" distL="0" distR="0" wp14:anchorId="3CAA80F8" wp14:editId="5C458431">
            <wp:extent cx="4065905" cy="2422019"/>
            <wp:effectExtent l="12700" t="12700" r="10795" b="16510"/>
            <wp:docPr id="1381475486"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75486" name="Picture 13" descr="A screenshot of a computer&#10;&#10;AI-generated content may be incorrect."/>
                    <pic:cNvPicPr/>
                  </pic:nvPicPr>
                  <pic:blipFill rotWithShape="1">
                    <a:blip r:embed="rId58" cstate="print">
                      <a:extLst>
                        <a:ext uri="{28A0092B-C50C-407E-A947-70E740481C1C}">
                          <a14:useLocalDpi xmlns:a14="http://schemas.microsoft.com/office/drawing/2010/main" val="0"/>
                        </a:ext>
                      </a:extLst>
                    </a:blip>
                    <a:srcRect t="12009" b="30876"/>
                    <a:stretch>
                      <a:fillRect/>
                    </a:stretch>
                  </pic:blipFill>
                  <pic:spPr bwMode="auto">
                    <a:xfrm>
                      <a:off x="0" y="0"/>
                      <a:ext cx="4139617" cy="2465928"/>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2771B6" w:rsidP="00BA786E" w:rsidRDefault="002771B6" w14:paraId="2E750CF9" w14:textId="77777777"/>
    <w:p w:rsidR="006D4DDA" w:rsidP="00BA786E" w:rsidRDefault="00C75A37" w14:paraId="02435B55" w14:textId="3239B5F1">
      <w:r>
        <w:rPr>
          <w:noProof/>
        </w:rPr>
        <w:lastRenderedPageBreak/>
        <w:drawing>
          <wp:inline distT="0" distB="0" distL="0" distR="0" wp14:anchorId="6B05A74E" wp14:editId="588E0AE9">
            <wp:extent cx="4112562" cy="2317573"/>
            <wp:effectExtent l="12700" t="12700" r="15240" b="6985"/>
            <wp:docPr id="540713311"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13311" name="Picture 12" descr="A screenshot of a computer&#10;&#10;AI-generated content may be incorrect."/>
                    <pic:cNvPicPr/>
                  </pic:nvPicPr>
                  <pic:blipFill rotWithShape="1">
                    <a:blip r:embed="rId59" cstate="print">
                      <a:extLst>
                        <a:ext uri="{28A0092B-C50C-407E-A947-70E740481C1C}">
                          <a14:useLocalDpi xmlns:a14="http://schemas.microsoft.com/office/drawing/2010/main" val="0"/>
                        </a:ext>
                      </a:extLst>
                    </a:blip>
                    <a:srcRect t="12799" b="31200"/>
                    <a:stretch>
                      <a:fillRect/>
                    </a:stretch>
                  </pic:blipFill>
                  <pic:spPr bwMode="auto">
                    <a:xfrm>
                      <a:off x="0" y="0"/>
                      <a:ext cx="4157415" cy="234284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6C7B3B" w:rsidP="00BA786E" w:rsidRDefault="006C7B3B" w14:paraId="2FC26E17" w14:textId="17482019"/>
    <w:p w:rsidR="51A11AF0" w:rsidP="43408D21" w:rsidRDefault="51A11AF0" w14:paraId="3B7C0D94" w14:textId="3977DCD1">
      <w:pPr>
        <w:pStyle w:val="Normal"/>
      </w:pPr>
      <w:r w:rsidR="51A11AF0">
        <w:rPr/>
        <w:t xml:space="preserve">If the system can verify that the representative does </w:t>
      </w:r>
      <w:r w:rsidR="51A11AF0">
        <w:rPr/>
        <w:t>represent</w:t>
      </w:r>
      <w:r w:rsidR="51A11AF0">
        <w:rPr/>
        <w:t xml:space="preserve"> the claimant, and there is no intent to file on record, they will continue the submission</w:t>
      </w:r>
      <w:r w:rsidR="6C102D81">
        <w:rPr/>
        <w:t xml:space="preserve"> with Step 3: Review and submit.</w:t>
      </w:r>
    </w:p>
    <w:p w:rsidRPr="005C3E4A" w:rsidR="00CC62CA" w:rsidP="005C3E4A" w:rsidRDefault="00BA786E" w14:paraId="4896163D" w14:textId="2E0CEFE3">
      <w:pPr>
        <w:pStyle w:val="Heading4"/>
      </w:pPr>
      <w:bookmarkStart w:name="_Toc218788208" w:id="38"/>
      <w:r>
        <w:t>Step</w:t>
      </w:r>
      <w:r w:rsidR="009033E1">
        <w:t xml:space="preserve"> 3</w:t>
      </w:r>
      <w:r>
        <w:t>: Review and submit</w:t>
      </w:r>
      <w:bookmarkEnd w:id="38"/>
    </w:p>
    <w:p w:rsidR="00BA786E" w:rsidP="00BA786E" w:rsidRDefault="00BA786E" w14:paraId="4E9B79E4" w14:textId="7FBF96AD">
      <w:r w:rsidRPr="731174F4">
        <w:t xml:space="preserve">The representative can review the information on this page. They can click on </w:t>
      </w:r>
      <w:r w:rsidRPr="731174F4">
        <w:rPr>
          <w:b/>
          <w:bCs/>
        </w:rPr>
        <w:t>Expand all</w:t>
      </w:r>
      <w:r w:rsidRPr="731174F4">
        <w:t xml:space="preserve"> to view all the information added from the previous steps. To collapse a specific section, they can click on the “</w:t>
      </w:r>
      <w:r w:rsidRPr="731174F4">
        <w:rPr>
          <w:b/>
          <w:bCs/>
        </w:rPr>
        <w:t>–</w:t>
      </w:r>
      <w:r w:rsidRPr="731174F4">
        <w:t>” on the right side of the collapsible section.</w:t>
      </w:r>
    </w:p>
    <w:p w:rsidR="00BA786E" w:rsidP="00BA786E" w:rsidRDefault="00BA786E" w14:paraId="3DA003A2" w14:textId="77777777"/>
    <w:p w:rsidR="00BA786E" w:rsidP="00BA786E" w:rsidRDefault="00BA786E" w14:paraId="07F15EE9" w14:textId="24EA9DA2">
      <w:r w:rsidR="00BA786E">
        <w:rPr/>
        <w:t xml:space="preserve">To edit information, the representative can click on the </w:t>
      </w:r>
      <w:r w:rsidRPr="29583B4D" w:rsidR="00BA786E">
        <w:rPr>
          <w:b w:val="1"/>
          <w:bCs w:val="1"/>
        </w:rPr>
        <w:t>Edit</w:t>
      </w:r>
      <w:r w:rsidR="00BA786E">
        <w:rPr/>
        <w:t xml:space="preserve"> button on the right of the section heading.</w:t>
      </w:r>
      <w:r w:rsidR="5A5ABBD3">
        <w:rPr/>
        <w:t xml:space="preserve"> </w:t>
      </w:r>
      <w:r w:rsidR="00BA786E">
        <w:rPr/>
        <w:t>Once the representative has finished reviewing and making any necessary changes, they can click "</w:t>
      </w:r>
      <w:r w:rsidRPr="29583B4D" w:rsidR="002771B6">
        <w:rPr>
          <w:b w:val="1"/>
          <w:bCs w:val="1"/>
        </w:rPr>
        <w:t>Submit</w:t>
      </w:r>
      <w:r w:rsidR="00BA786E">
        <w:rPr/>
        <w:t>" at the bottom of the page.</w:t>
      </w:r>
    </w:p>
    <w:p w:rsidR="001C30D4" w:rsidP="00BA786E" w:rsidRDefault="001C30D4" w14:paraId="0B83C876" w14:textId="77777777"/>
    <w:p w:rsidRPr="005109FB" w:rsidR="001C30D4" w:rsidP="00BA786E" w:rsidRDefault="001C30D4" w14:paraId="05B2B96D" w14:textId="2AD9BB34">
      <w:r>
        <w:rPr>
          <w:noProof/>
        </w:rPr>
        <w:lastRenderedPageBreak/>
        <w:drawing>
          <wp:inline distT="0" distB="0" distL="0" distR="0" wp14:anchorId="7DEF887D" wp14:editId="5E3B7B31">
            <wp:extent cx="3902149" cy="5931684"/>
            <wp:effectExtent l="12700" t="12700" r="9525" b="12065"/>
            <wp:docPr id="1798089975" name="Picture 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089975" name="Picture 7" descr="A screenshot of a computer screen&#10;&#10;AI-generated content may be incorrect."/>
                    <pic:cNvPicPr/>
                  </pic:nvPicPr>
                  <pic:blipFill rotWithShape="1">
                    <a:blip r:embed="rId60">
                      <a:extLst>
                        <a:ext uri="{28A0092B-C50C-407E-A947-70E740481C1C}">
                          <a14:useLocalDpi xmlns:a14="http://schemas.microsoft.com/office/drawing/2010/main" val="0"/>
                        </a:ext>
                      </a:extLst>
                    </a:blip>
                    <a:srcRect l="3399" t="1598" r="30935" b="24073"/>
                    <a:stretch>
                      <a:fillRect/>
                    </a:stretch>
                  </pic:blipFill>
                  <pic:spPr bwMode="auto">
                    <a:xfrm>
                      <a:off x="0" y="0"/>
                      <a:ext cx="3902988" cy="5932959"/>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Pr="005109FB" w:rsidR="00BA786E" w:rsidP="005109FB" w:rsidRDefault="00BA786E" w14:paraId="51D2D461" w14:textId="77777777">
      <w:pPr>
        <w:pStyle w:val="Heading4"/>
      </w:pPr>
      <w:bookmarkStart w:name="_Toc218788209" w:id="39"/>
      <w:r w:rsidRPr="005109FB">
        <w:t>Confirmation</w:t>
      </w:r>
      <w:bookmarkEnd w:id="39"/>
    </w:p>
    <w:p w:rsidR="00A8156A" w:rsidP="008916B1" w:rsidRDefault="00BA786E" w14:paraId="1AA80769" w14:textId="77777777">
      <w:r w:rsidRPr="731174F4">
        <w:t xml:space="preserve">After submitting the form, </w:t>
      </w:r>
      <w:r w:rsidR="000F1596">
        <w:t xml:space="preserve">there will </w:t>
      </w:r>
      <w:r w:rsidR="00A8156A">
        <w:t>be confirmation that the intent to file was recorded,</w:t>
      </w:r>
      <w:r w:rsidR="000F1596">
        <w:t xml:space="preserve"> and an overview of </w:t>
      </w:r>
      <w:r w:rsidR="00A8156A">
        <w:t xml:space="preserve">the recorded information. </w:t>
      </w:r>
    </w:p>
    <w:p w:rsidR="00A8156A" w:rsidP="008916B1" w:rsidRDefault="00A8156A" w14:paraId="6475501E" w14:textId="77777777"/>
    <w:p w:rsidR="000F1596" w:rsidP="008916B1" w:rsidRDefault="00BA786E" w14:paraId="6BE4576D" w14:textId="61EEECD6">
      <w:pPr>
        <w:rPr>
          <w:b/>
          <w:bCs/>
        </w:rPr>
      </w:pPr>
      <w:r w:rsidRPr="731174F4">
        <w:t xml:space="preserve">The page will inform </w:t>
      </w:r>
      <w:r w:rsidR="000F1596">
        <w:t xml:space="preserve">representatives </w:t>
      </w:r>
      <w:r w:rsidRPr="731174F4">
        <w:t xml:space="preserve">of what to expect </w:t>
      </w:r>
      <w:r w:rsidR="00A8156A">
        <w:t>next</w:t>
      </w:r>
      <w:r w:rsidRPr="731174F4">
        <w:t xml:space="preserve">. Representatives can review all their recent claim submissions by clicking </w:t>
      </w:r>
      <w:r w:rsidR="000F1596">
        <w:rPr>
          <w:b/>
          <w:bCs/>
        </w:rPr>
        <w:t>Go back to submissions.</w:t>
      </w:r>
    </w:p>
    <w:p w:rsidRPr="00A8156A" w:rsidR="00A8156A" w:rsidP="008916B1" w:rsidRDefault="00A8156A" w14:paraId="042979C9" w14:textId="77777777"/>
    <w:p w:rsidR="00E57BA1" w:rsidP="008916B1" w:rsidRDefault="00E57BA1" w14:paraId="5B387007" w14:textId="432E14BA">
      <w:pPr>
        <w:rPr>
          <w:b/>
          <w:bCs/>
        </w:rPr>
      </w:pPr>
      <w:r>
        <w:rPr>
          <w:b/>
          <w:bCs/>
          <w:noProof/>
        </w:rPr>
        <w:lastRenderedPageBreak/>
        <w:drawing>
          <wp:inline distT="0" distB="0" distL="0" distR="0" wp14:anchorId="59DDFDDC" wp14:editId="41ACBF08">
            <wp:extent cx="3886850" cy="3868184"/>
            <wp:effectExtent l="12700" t="12700" r="12065" b="18415"/>
            <wp:docPr id="18127792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79282" name="Picture 1" descr="A screenshot of a computer&#10;&#10;AI-generated content may be incorrect."/>
                    <pic:cNvPicPr/>
                  </pic:nvPicPr>
                  <pic:blipFill rotWithShape="1">
                    <a:blip r:embed="rId61" cstate="print">
                      <a:extLst>
                        <a:ext uri="{28A0092B-C50C-407E-A947-70E740481C1C}">
                          <a14:useLocalDpi xmlns:a14="http://schemas.microsoft.com/office/drawing/2010/main" val="0"/>
                        </a:ext>
                      </a:extLst>
                    </a:blip>
                    <a:srcRect l="894" t="10188" r="24329" b="28400"/>
                    <a:stretch>
                      <a:fillRect/>
                    </a:stretch>
                  </pic:blipFill>
                  <pic:spPr bwMode="auto">
                    <a:xfrm>
                      <a:off x="0" y="0"/>
                      <a:ext cx="3899507" cy="388078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rsidR="000F1596" w:rsidP="008916B1" w:rsidRDefault="000F1596" w14:paraId="031FD835" w14:textId="77777777"/>
    <w:p w:rsidRPr="001F26FD" w:rsidR="001F26FD" w:rsidP="001F26FD" w:rsidRDefault="001F26FD" w14:paraId="26C0A691" w14:textId="33383AF0">
      <w:pPr>
        <w:pStyle w:val="Heading3"/>
      </w:pPr>
      <w:bookmarkStart w:name="_Toc218788210" w:id="40"/>
      <w:r w:rsidRPr="001F26FD">
        <w:t>VA Form 21-526ez</w:t>
      </w:r>
      <w:bookmarkEnd w:id="40"/>
    </w:p>
    <w:p w:rsidR="001F26FD" w:rsidP="001F26FD" w:rsidRDefault="001F26FD" w14:paraId="1756B7B6" w14:textId="77777777"/>
    <w:p w:rsidR="001F26FD" w:rsidP="001F26FD" w:rsidRDefault="001F26FD" w14:paraId="74D27304" w14:textId="77777777">
      <w:pPr>
        <w:rPr>
          <w:b/>
          <w:bCs/>
        </w:rPr>
      </w:pPr>
      <w:r w:rsidRPr="731174F4">
        <w:t xml:space="preserve">From the Submissions page, the representative can click on </w:t>
      </w:r>
      <w:r w:rsidRPr="731174F4">
        <w:rPr>
          <w:b/>
          <w:bCs/>
        </w:rPr>
        <w:t>"Upload" and submit the VA Form 21-526ez</w:t>
      </w:r>
      <w:r w:rsidRPr="731174F4">
        <w:t>.</w:t>
      </w:r>
    </w:p>
    <w:p w:rsidR="001F26FD" w:rsidP="001F26FD" w:rsidRDefault="001F26FD" w14:paraId="48935F9B" w14:textId="77777777">
      <w:r>
        <w:rPr>
          <w:noProof/>
        </w:rPr>
        <w:lastRenderedPageBreak/>
        <w:drawing>
          <wp:anchor distT="114300" distB="114300" distL="114300" distR="114300" simplePos="0" relativeHeight="251722752" behindDoc="0" locked="0" layoutInCell="1" hidden="0" allowOverlap="1" wp14:anchorId="425A9161" wp14:editId="1305C565">
            <wp:simplePos x="0" y="0"/>
            <wp:positionH relativeFrom="column">
              <wp:posOffset>33655</wp:posOffset>
            </wp:positionH>
            <wp:positionV relativeFrom="paragraph">
              <wp:posOffset>267335</wp:posOffset>
            </wp:positionV>
            <wp:extent cx="3881120" cy="4165600"/>
            <wp:effectExtent l="12700" t="12700" r="17780" b="12700"/>
            <wp:wrapTopAndBottom distT="114300" distB="114300"/>
            <wp:docPr id="2099372325" name="image47.png" descr="A screenshot of a web page&#10;&#10;AI-generated content may be incorrect."/>
            <wp:cNvGraphicFramePr/>
            <a:graphic xmlns:a="http://schemas.openxmlformats.org/drawingml/2006/main">
              <a:graphicData uri="http://schemas.openxmlformats.org/drawingml/2006/picture">
                <pic:pic xmlns:pic="http://schemas.openxmlformats.org/drawingml/2006/picture">
                  <pic:nvPicPr>
                    <pic:cNvPr id="2099372325" name="image47.png" descr="A screenshot of a web page&#10;&#10;AI-generated content may be incorrect."/>
                    <pic:cNvPicPr preferRelativeResize="0"/>
                  </pic:nvPicPr>
                  <pic:blipFill rotWithShape="1">
                    <a:blip r:embed="rId62"/>
                    <a:srcRect l="10706" t="2861" r="12632" b="28255"/>
                    <a:stretch>
                      <a:fillRect/>
                    </a:stretch>
                  </pic:blipFill>
                  <pic:spPr bwMode="auto">
                    <a:xfrm>
                      <a:off x="0" y="0"/>
                      <a:ext cx="3881120" cy="416560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p>
    <w:p w:rsidR="001F26FD" w:rsidP="001F26FD" w:rsidRDefault="001F26FD" w14:paraId="58C7A096" w14:textId="77777777">
      <w:pPr>
        <w:pStyle w:val="Heading4"/>
      </w:pPr>
      <w:bookmarkStart w:name="_Toc218788211" w:id="41"/>
      <w:r>
        <w:t>Introduction page</w:t>
      </w:r>
      <w:bookmarkEnd w:id="41"/>
    </w:p>
    <w:p w:rsidR="001F26FD" w:rsidP="001F26FD" w:rsidRDefault="001F26FD" w14:paraId="7D688E2E" w14:textId="77777777">
      <w:r w:rsidRPr="731174F4">
        <w:t xml:space="preserve">The VA Form 21-526ez introduction page provides instructions on how to submit a claim for disability or other compensation benefits. It provides clear steps on how to submit the form, along with a link to download the latest version of the form. </w:t>
      </w:r>
    </w:p>
    <w:p w:rsidR="001F26FD" w:rsidP="001F26FD" w:rsidRDefault="001F26FD" w14:paraId="2F2365EF" w14:textId="77777777"/>
    <w:p w:rsidR="00A06270" w:rsidP="001F26FD" w:rsidRDefault="00A06270" w14:paraId="21A89967" w14:textId="77777777"/>
    <w:p w:rsidR="00A06270" w:rsidP="001F26FD" w:rsidRDefault="00A06270" w14:paraId="30F08509" w14:textId="77777777"/>
    <w:p w:rsidR="00A06270" w:rsidP="001F26FD" w:rsidRDefault="00A06270" w14:paraId="412BE201" w14:textId="77777777"/>
    <w:p w:rsidR="00A06270" w:rsidP="001F26FD" w:rsidRDefault="00A06270" w14:paraId="0C278E0C" w14:textId="77777777"/>
    <w:p w:rsidR="001F26FD" w:rsidP="001F26FD" w:rsidRDefault="001F26FD" w14:paraId="7C0A58F6" w14:textId="4B8A1A80">
      <w:r w:rsidRPr="731174F4">
        <w:lastRenderedPageBreak/>
        <w:t xml:space="preserve">To initiate the process, the representative can click </w:t>
      </w:r>
      <w:r w:rsidRPr="731174F4">
        <w:rPr>
          <w:b/>
          <w:bCs/>
        </w:rPr>
        <w:t>“Start form upload and submission.</w:t>
      </w:r>
      <w:r w:rsidRPr="731174F4">
        <w:t>”</w:t>
      </w:r>
      <w:r>
        <w:rPr>
          <w:noProof/>
        </w:rPr>
        <w:drawing>
          <wp:anchor distT="114300" distB="114300" distL="114300" distR="114300" simplePos="0" relativeHeight="251723776" behindDoc="0" locked="0" layoutInCell="1" hidden="0" allowOverlap="1" wp14:anchorId="2BB7EB9A" wp14:editId="3A4468F0">
            <wp:simplePos x="0" y="0"/>
            <wp:positionH relativeFrom="column">
              <wp:posOffset>-47623</wp:posOffset>
            </wp:positionH>
            <wp:positionV relativeFrom="paragraph">
              <wp:posOffset>247650</wp:posOffset>
            </wp:positionV>
            <wp:extent cx="4105275" cy="5924550"/>
            <wp:effectExtent l="12700" t="12700" r="12700" b="12700"/>
            <wp:wrapTopAndBottom distT="114300" distB="114300"/>
            <wp:docPr id="90996279" name="image22.png" descr="A close-up of a form&#10;&#10;AI-generated content may be incorrect."/>
            <wp:cNvGraphicFramePr/>
            <a:graphic xmlns:a="http://schemas.openxmlformats.org/drawingml/2006/main">
              <a:graphicData uri="http://schemas.openxmlformats.org/drawingml/2006/picture">
                <pic:pic xmlns:pic="http://schemas.openxmlformats.org/drawingml/2006/picture">
                  <pic:nvPicPr>
                    <pic:cNvPr id="90996279" name="image22.png" descr="A close-up of a form&#10;&#10;AI-generated content may be incorrect."/>
                    <pic:cNvPicPr preferRelativeResize="0"/>
                  </pic:nvPicPr>
                  <pic:blipFill>
                    <a:blip r:embed="rId63"/>
                    <a:srcRect l="3647" t="2118" r="3862" b="3781"/>
                    <a:stretch>
                      <a:fillRect/>
                    </a:stretch>
                  </pic:blipFill>
                  <pic:spPr>
                    <a:xfrm>
                      <a:off x="0" y="0"/>
                      <a:ext cx="4105275" cy="5924550"/>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p>
    <w:p w:rsidR="001F26FD" w:rsidP="001F26FD" w:rsidRDefault="001F26FD" w14:paraId="3403DF16" w14:textId="77777777">
      <w:pPr>
        <w:pStyle w:val="Heading4"/>
      </w:pPr>
      <w:bookmarkStart w:name="_Toc218788212" w:id="42"/>
      <w:r>
        <w:t>Step 1: Claimant information</w:t>
      </w:r>
      <w:bookmarkEnd w:id="42"/>
    </w:p>
    <w:p w:rsidR="001F26FD" w:rsidP="001F26FD" w:rsidRDefault="001F26FD" w14:paraId="1392234A" w14:textId="77777777">
      <w:r w:rsidRPr="731174F4">
        <w:t>The representative will need to enter the Veteran's information on this page. All information except the VA file number is required to continue.</w:t>
      </w:r>
    </w:p>
    <w:p w:rsidR="001F26FD" w:rsidP="001F26FD" w:rsidRDefault="001F26FD" w14:paraId="68608E9E" w14:textId="77777777">
      <w:pPr>
        <w:pStyle w:val="Heading4"/>
      </w:pPr>
      <w:bookmarkStart w:name="_Toc218788213" w:id="43"/>
      <w:r>
        <w:lastRenderedPageBreak/>
        <w:t>Step 2: Upload files</w:t>
      </w:r>
      <w:r>
        <w:rPr>
          <w:noProof/>
        </w:rPr>
        <w:drawing>
          <wp:anchor distT="114300" distB="114300" distL="114300" distR="114300" simplePos="0" relativeHeight="251724800" behindDoc="0" locked="0" layoutInCell="1" hidden="0" allowOverlap="1" wp14:anchorId="3910DD73" wp14:editId="3BEDEF28">
            <wp:simplePos x="0" y="0"/>
            <wp:positionH relativeFrom="column">
              <wp:posOffset>-85723</wp:posOffset>
            </wp:positionH>
            <wp:positionV relativeFrom="paragraph">
              <wp:posOffset>209550</wp:posOffset>
            </wp:positionV>
            <wp:extent cx="3162300" cy="5391150"/>
            <wp:effectExtent l="12700" t="12700" r="12700" b="12700"/>
            <wp:wrapTopAndBottom distT="114300" distB="114300"/>
            <wp:docPr id="757097685" name="image35.png" descr="A screenshot of a form&#10;&#10;AI-generated content may be incorrect."/>
            <wp:cNvGraphicFramePr/>
            <a:graphic xmlns:a="http://schemas.openxmlformats.org/drawingml/2006/main">
              <a:graphicData uri="http://schemas.openxmlformats.org/drawingml/2006/picture">
                <pic:pic xmlns:pic="http://schemas.openxmlformats.org/drawingml/2006/picture">
                  <pic:nvPicPr>
                    <pic:cNvPr id="757097685" name="image35.png" descr="A screenshot of a form&#10;&#10;AI-generated content may be incorrect."/>
                    <pic:cNvPicPr preferRelativeResize="0"/>
                  </pic:nvPicPr>
                  <pic:blipFill>
                    <a:blip r:embed="rId64"/>
                    <a:srcRect l="3621" t="1680" r="3899" b="3193"/>
                    <a:stretch>
                      <a:fillRect/>
                    </a:stretch>
                  </pic:blipFill>
                  <pic:spPr>
                    <a:xfrm>
                      <a:off x="0" y="0"/>
                      <a:ext cx="3162300" cy="5391150"/>
                    </a:xfrm>
                    <a:prstGeom prst="rect">
                      <a:avLst/>
                    </a:prstGeom>
                    <a:ln w="12700">
                      <a:solidFill>
                        <a:srgbClr val="000000"/>
                      </a:solidFill>
                      <a:prstDash val="solid"/>
                    </a:ln>
                  </pic:spPr>
                </pic:pic>
              </a:graphicData>
            </a:graphic>
          </wp:anchor>
        </w:drawing>
      </w:r>
      <w:bookmarkEnd w:id="43"/>
    </w:p>
    <w:p w:rsidR="001F26FD" w:rsidP="001F26FD" w:rsidRDefault="001F26FD" w14:paraId="5B4C4134" w14:textId="77777777">
      <w:r w:rsidRPr="731174F4">
        <w:t>The representative will upload a completed VA Form 526ez (required) and any supporting evidence (optional) they want to include.</w:t>
      </w:r>
      <w:r w:rsidRPr="731174F4">
        <w:br w:type="page"/>
      </w:r>
    </w:p>
    <w:p w:rsidR="001F26FD" w:rsidP="001F26FD" w:rsidRDefault="001F26FD" w14:paraId="176E40C2" w14:textId="77777777">
      <w:r>
        <w:rPr>
          <w:noProof/>
        </w:rPr>
        <w:lastRenderedPageBreak/>
        <w:drawing>
          <wp:anchor distT="114300" distB="114300" distL="114300" distR="114300" simplePos="0" relativeHeight="251725824" behindDoc="0" locked="0" layoutInCell="1" hidden="0" allowOverlap="1" wp14:anchorId="0DA2A716" wp14:editId="31FCB39D">
            <wp:simplePos x="0" y="0"/>
            <wp:positionH relativeFrom="column">
              <wp:posOffset>-114298</wp:posOffset>
            </wp:positionH>
            <wp:positionV relativeFrom="paragraph">
              <wp:posOffset>200025</wp:posOffset>
            </wp:positionV>
            <wp:extent cx="3257550" cy="5410200"/>
            <wp:effectExtent l="12700" t="12700" r="12700" b="12700"/>
            <wp:wrapTopAndBottom distT="114300" distB="114300"/>
            <wp:docPr id="2139798887" name="image58.png" descr="A screenshot of a upload form&#10;&#10;AI-generated content may be incorrect."/>
            <wp:cNvGraphicFramePr/>
            <a:graphic xmlns:a="http://schemas.openxmlformats.org/drawingml/2006/main">
              <a:graphicData uri="http://schemas.openxmlformats.org/drawingml/2006/picture">
                <pic:pic xmlns:pic="http://schemas.openxmlformats.org/drawingml/2006/picture">
                  <pic:nvPicPr>
                    <pic:cNvPr id="2139798887" name="image58.png" descr="A screenshot of a upload form&#10;&#10;AI-generated content may be incorrect."/>
                    <pic:cNvPicPr preferRelativeResize="0"/>
                  </pic:nvPicPr>
                  <pic:blipFill>
                    <a:blip r:embed="rId65"/>
                    <a:srcRect l="2732" t="1502" r="3825" b="3671"/>
                    <a:stretch>
                      <a:fillRect/>
                    </a:stretch>
                  </pic:blipFill>
                  <pic:spPr>
                    <a:xfrm>
                      <a:off x="0" y="0"/>
                      <a:ext cx="3257550" cy="5410200"/>
                    </a:xfrm>
                    <a:prstGeom prst="rect">
                      <a:avLst/>
                    </a:prstGeom>
                    <a:ln w="12700">
                      <a:solidFill>
                        <a:srgbClr val="000000"/>
                      </a:solidFill>
                      <a:prstDash val="solid"/>
                    </a:ln>
                  </pic:spPr>
                </pic:pic>
              </a:graphicData>
            </a:graphic>
          </wp:anchor>
        </w:drawing>
      </w:r>
    </w:p>
    <w:p w:rsidR="001F26FD" w:rsidP="001F26FD" w:rsidRDefault="001F26FD" w14:paraId="7BB71649" w14:textId="77777777">
      <w:pPr>
        <w:pStyle w:val="Heading5"/>
      </w:pPr>
      <w:bookmarkStart w:name="_Toc218788214" w:id="44"/>
      <w:r>
        <w:t>Uploading VA Form 21-526ez (required)</w:t>
      </w:r>
      <w:bookmarkEnd w:id="44"/>
    </w:p>
    <w:p w:rsidR="001F26FD" w:rsidP="001F26FD" w:rsidRDefault="001F26FD" w14:paraId="39DED71F" w14:textId="77777777">
      <w:r>
        <w:t>The representative will upload the completed VA Form 21-526ez form in the first section. They must verify the form is completed and signed before uploading; otherwise, the submission will not be processed.</w:t>
      </w:r>
    </w:p>
    <w:p w:rsidR="001F26FD" w:rsidP="001F26FD" w:rsidRDefault="001F26FD" w14:paraId="34EF899E" w14:textId="77777777"/>
    <w:p w:rsidR="001F26FD" w:rsidP="001F26FD" w:rsidRDefault="001F26FD" w14:paraId="647F4591" w14:textId="77777777">
      <w:r w:rsidRPr="731174F4">
        <w:t>They can drag and drop the form within the draggable area or choose the form from a folder. The form cannot exceed 25MB in size and must be in PDF format.</w:t>
      </w:r>
      <w:r w:rsidRPr="731174F4">
        <w:br w:type="page"/>
      </w:r>
    </w:p>
    <w:p w:rsidR="001F26FD" w:rsidP="001F26FD" w:rsidRDefault="001F26FD" w14:paraId="019CBD59" w14:textId="77777777"/>
    <w:p w:rsidR="001F26FD" w:rsidP="001F26FD" w:rsidRDefault="001F26FD" w14:paraId="7518A17F" w14:textId="77777777">
      <w:r>
        <w:rPr>
          <w:noProof/>
        </w:rPr>
        <w:drawing>
          <wp:anchor distT="114300" distB="114300" distL="114300" distR="114300" simplePos="0" relativeHeight="251726848" behindDoc="0" locked="0" layoutInCell="1" hidden="0" allowOverlap="1" wp14:anchorId="342A1F5C" wp14:editId="46835EF5">
            <wp:simplePos x="0" y="0"/>
            <wp:positionH relativeFrom="column">
              <wp:posOffset>76200</wp:posOffset>
            </wp:positionH>
            <wp:positionV relativeFrom="paragraph">
              <wp:posOffset>13157</wp:posOffset>
            </wp:positionV>
            <wp:extent cx="3419475" cy="1400175"/>
            <wp:effectExtent l="12700" t="12700" r="12700" b="12700"/>
            <wp:wrapTopAndBottom distT="114300" distB="114300"/>
            <wp:docPr id="507404609" name="image29.png" descr="A screenshot of a computer error&#10;&#10;AI-generated content may be incorrect."/>
            <wp:cNvGraphicFramePr/>
            <a:graphic xmlns:a="http://schemas.openxmlformats.org/drawingml/2006/main">
              <a:graphicData uri="http://schemas.openxmlformats.org/drawingml/2006/picture">
                <pic:pic xmlns:pic="http://schemas.openxmlformats.org/drawingml/2006/picture">
                  <pic:nvPicPr>
                    <pic:cNvPr id="507404609" name="image29.png" descr="A screenshot of a computer error&#10;&#10;AI-generated content may be incorrect."/>
                    <pic:cNvPicPr preferRelativeResize="0"/>
                  </pic:nvPicPr>
                  <pic:blipFill>
                    <a:blip r:embed="rId66"/>
                    <a:srcRect l="1510" t="3296" r="8060" b="15933"/>
                    <a:stretch>
                      <a:fillRect/>
                    </a:stretch>
                  </pic:blipFill>
                  <pic:spPr>
                    <a:xfrm>
                      <a:off x="0" y="0"/>
                      <a:ext cx="3419475" cy="1400175"/>
                    </a:xfrm>
                    <a:prstGeom prst="rect">
                      <a:avLst/>
                    </a:prstGeom>
                    <a:ln w="12700">
                      <a:solidFill>
                        <a:srgbClr val="000000"/>
                      </a:solidFill>
                      <a:prstDash val="solid"/>
                    </a:ln>
                  </pic:spPr>
                </pic:pic>
              </a:graphicData>
            </a:graphic>
          </wp:anchor>
        </w:drawing>
      </w:r>
      <w:r w:rsidRPr="731174F4">
        <w:t xml:space="preserve">To change the form they uploaded, the representative can choose to </w:t>
      </w:r>
      <w:r w:rsidRPr="731174F4">
        <w:rPr>
          <w:b/>
          <w:bCs/>
        </w:rPr>
        <w:t>Change File</w:t>
      </w:r>
      <w:r w:rsidRPr="731174F4">
        <w:t xml:space="preserve">. To delete the form, they can select </w:t>
      </w:r>
      <w:r w:rsidRPr="731174F4">
        <w:rPr>
          <w:b/>
          <w:bCs/>
        </w:rPr>
        <w:t>Delete</w:t>
      </w:r>
      <w:r w:rsidRPr="731174F4">
        <w:t>.</w:t>
      </w:r>
    </w:p>
    <w:p w:rsidR="001F26FD" w:rsidP="001F26FD" w:rsidRDefault="001F26FD" w14:paraId="4CF87EBF" w14:textId="77777777"/>
    <w:p w:rsidR="001F26FD" w:rsidP="001F26FD" w:rsidRDefault="001F26FD" w14:paraId="7423431F" w14:textId="77777777">
      <w:r>
        <w:rPr>
          <w:noProof/>
        </w:rPr>
        <w:drawing>
          <wp:anchor distT="114300" distB="114300" distL="114300" distR="114300" simplePos="0" relativeHeight="251727872" behindDoc="0" locked="0" layoutInCell="1" hidden="0" allowOverlap="1" wp14:anchorId="15A0D8E3" wp14:editId="38DEBD70">
            <wp:simplePos x="0" y="0"/>
            <wp:positionH relativeFrom="column">
              <wp:posOffset>104776</wp:posOffset>
            </wp:positionH>
            <wp:positionV relativeFrom="paragraph">
              <wp:posOffset>123825</wp:posOffset>
            </wp:positionV>
            <wp:extent cx="3438525" cy="1905000"/>
            <wp:effectExtent l="12700" t="12700" r="12700" b="12700"/>
            <wp:wrapTopAndBottom distT="114300" distB="114300"/>
            <wp:docPr id="1971400750" name="image3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971400750" name="image34.png" descr="A screenshot of a computer&#10;&#10;AI-generated content may be incorrect."/>
                    <pic:cNvPicPr preferRelativeResize="0"/>
                  </pic:nvPicPr>
                  <pic:blipFill>
                    <a:blip r:embed="rId67"/>
                    <a:srcRect l="2233" t="4654" r="8187" b="15442"/>
                    <a:stretch>
                      <a:fillRect/>
                    </a:stretch>
                  </pic:blipFill>
                  <pic:spPr>
                    <a:xfrm>
                      <a:off x="0" y="0"/>
                      <a:ext cx="3438525" cy="1905000"/>
                    </a:xfrm>
                    <a:prstGeom prst="rect">
                      <a:avLst/>
                    </a:prstGeom>
                    <a:ln w="12700">
                      <a:solidFill>
                        <a:srgbClr val="000000"/>
                      </a:solidFill>
                      <a:prstDash val="solid"/>
                    </a:ln>
                  </pic:spPr>
                </pic:pic>
              </a:graphicData>
            </a:graphic>
          </wp:anchor>
        </w:drawing>
      </w:r>
    </w:p>
    <w:p w:rsidR="001F26FD" w:rsidP="001F26FD" w:rsidRDefault="001F26FD" w14:paraId="07D2DF05" w14:textId="77777777">
      <w:pPr>
        <w:pStyle w:val="Heading5"/>
      </w:pPr>
      <w:bookmarkStart w:name="_Toc218788215" w:id="45"/>
      <w:r>
        <w:t>Upload supporting evidence (optional)</w:t>
      </w:r>
      <w:bookmarkEnd w:id="45"/>
    </w:p>
    <w:p w:rsidR="001F26FD" w:rsidP="001F26FD" w:rsidRDefault="001F26FD" w14:paraId="3FC285BA" w14:textId="77777777">
      <w:r>
        <w:t>The representative will upload any supporting evidence in the second section. Only one file can be selected for upload at a time. More than one file can be added as supporting evidence.</w:t>
      </w:r>
    </w:p>
    <w:p w:rsidR="001F26FD" w:rsidP="001F26FD" w:rsidRDefault="001F26FD" w14:paraId="24911247" w14:textId="77777777"/>
    <w:p w:rsidR="001F26FD" w:rsidP="001F26FD" w:rsidRDefault="001F26FD" w14:paraId="6C77023C" w14:textId="77777777">
      <w:r w:rsidRPr="731174F4">
        <w:t>They click on the "Upload File" button and select a file from a folder. Files cannot exceed 100MB in size and must be in PDF, PNG, or JPG format.</w:t>
      </w:r>
      <w:r w:rsidRPr="731174F4">
        <w:br w:type="page"/>
      </w:r>
    </w:p>
    <w:p w:rsidR="001F26FD" w:rsidP="001F26FD" w:rsidRDefault="001F26FD" w14:paraId="2C9DACD6" w14:textId="77777777">
      <w:r>
        <w:rPr>
          <w:noProof/>
        </w:rPr>
        <w:lastRenderedPageBreak/>
        <w:drawing>
          <wp:anchor distT="114300" distB="114300" distL="114300" distR="114300" simplePos="0" relativeHeight="251728896" behindDoc="0" locked="0" layoutInCell="1" hidden="0" allowOverlap="1" wp14:anchorId="4F0C0B97" wp14:editId="541642C2">
            <wp:simplePos x="0" y="0"/>
            <wp:positionH relativeFrom="column">
              <wp:posOffset>2</wp:posOffset>
            </wp:positionH>
            <wp:positionV relativeFrom="paragraph">
              <wp:posOffset>200025</wp:posOffset>
            </wp:positionV>
            <wp:extent cx="2114550" cy="1533525"/>
            <wp:effectExtent l="12700" t="12700" r="12700" b="12700"/>
            <wp:wrapTopAndBottom distT="114300" distB="114300"/>
            <wp:docPr id="1332667633" name="image1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332667633" name="image16.png" descr="A screenshot of a computer&#10;&#10;AI-generated content may be incorrect."/>
                    <pic:cNvPicPr preferRelativeResize="0"/>
                  </pic:nvPicPr>
                  <pic:blipFill>
                    <a:blip r:embed="rId68"/>
                    <a:srcRect l="16898" t="60104" r="55689" b="21866"/>
                    <a:stretch>
                      <a:fillRect/>
                    </a:stretch>
                  </pic:blipFill>
                  <pic:spPr>
                    <a:xfrm>
                      <a:off x="0" y="0"/>
                      <a:ext cx="2114550" cy="1533525"/>
                    </a:xfrm>
                    <a:prstGeom prst="rect">
                      <a:avLst/>
                    </a:prstGeom>
                    <a:ln w="12700">
                      <a:solidFill>
                        <a:srgbClr val="000000"/>
                      </a:solidFill>
                      <a:prstDash val="solid"/>
                    </a:ln>
                  </pic:spPr>
                </pic:pic>
              </a:graphicData>
            </a:graphic>
          </wp:anchor>
        </w:drawing>
      </w:r>
    </w:p>
    <w:p w:rsidR="001F26FD" w:rsidP="001F26FD" w:rsidRDefault="001F26FD" w14:paraId="37FC5CF1" w14:textId="77777777">
      <w:r w:rsidRPr="731174F4">
        <w:t xml:space="preserve">To delete a file uploaded, the representative can choose </w:t>
      </w:r>
      <w:r w:rsidRPr="731174F4">
        <w:rPr>
          <w:b/>
          <w:bCs/>
        </w:rPr>
        <w:t>Delete file</w:t>
      </w:r>
      <w:r w:rsidRPr="731174F4">
        <w:t xml:space="preserve">. To upload another file, they can select </w:t>
      </w:r>
      <w:r w:rsidRPr="731174F4">
        <w:rPr>
          <w:b/>
          <w:bCs/>
        </w:rPr>
        <w:t>Upload another file</w:t>
      </w:r>
      <w:r w:rsidRPr="731174F4">
        <w:t xml:space="preserve">. </w:t>
      </w:r>
    </w:p>
    <w:p w:rsidR="001F26FD" w:rsidP="001F26FD" w:rsidRDefault="001F26FD" w14:paraId="6786632A" w14:textId="77777777">
      <w:r>
        <w:rPr>
          <w:noProof/>
        </w:rPr>
        <w:drawing>
          <wp:anchor distT="114300" distB="114300" distL="114300" distR="114300" simplePos="0" relativeHeight="251729920" behindDoc="0" locked="0" layoutInCell="1" hidden="0" allowOverlap="1" wp14:anchorId="65D146CA" wp14:editId="750BFAD8">
            <wp:simplePos x="0" y="0"/>
            <wp:positionH relativeFrom="column">
              <wp:posOffset>85727</wp:posOffset>
            </wp:positionH>
            <wp:positionV relativeFrom="paragraph">
              <wp:posOffset>285750</wp:posOffset>
            </wp:positionV>
            <wp:extent cx="2333625" cy="1952625"/>
            <wp:effectExtent l="12700" t="12700" r="12700" b="12700"/>
            <wp:wrapTopAndBottom distT="114300" distB="114300"/>
            <wp:docPr id="1136882078" name="image1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136882078" name="image19.png" descr="A screenshot of a computer&#10;&#10;AI-generated content may be incorrect."/>
                    <pic:cNvPicPr preferRelativeResize="0"/>
                  </pic:nvPicPr>
                  <pic:blipFill>
                    <a:blip r:embed="rId69"/>
                    <a:srcRect l="1897" t="5357" r="31707" b="6645"/>
                    <a:stretch>
                      <a:fillRect/>
                    </a:stretch>
                  </pic:blipFill>
                  <pic:spPr>
                    <a:xfrm>
                      <a:off x="0" y="0"/>
                      <a:ext cx="2333625" cy="1952625"/>
                    </a:xfrm>
                    <a:prstGeom prst="rect">
                      <a:avLst/>
                    </a:prstGeom>
                    <a:ln w="12700">
                      <a:solidFill>
                        <a:srgbClr val="000000"/>
                      </a:solidFill>
                      <a:prstDash val="solid"/>
                    </a:ln>
                  </pic:spPr>
                </pic:pic>
              </a:graphicData>
            </a:graphic>
          </wp:anchor>
        </w:drawing>
      </w:r>
    </w:p>
    <w:p w:rsidR="001F26FD" w:rsidP="001F26FD" w:rsidRDefault="001F26FD" w14:paraId="29972564" w14:textId="77777777">
      <w:r>
        <w:t xml:space="preserve">Once the representative has uploaded all the supporting evidence, they can click </w:t>
      </w:r>
      <w:r>
        <w:rPr>
          <w:b/>
          <w:bCs/>
        </w:rPr>
        <w:t>Continue</w:t>
      </w:r>
      <w:r>
        <w:t xml:space="preserve"> at the bottom of the page.</w:t>
      </w:r>
    </w:p>
    <w:p w:rsidR="001F26FD" w:rsidP="001F26FD" w:rsidRDefault="001F26FD" w14:paraId="26822CB8" w14:textId="77777777">
      <w:pPr>
        <w:pStyle w:val="Heading4"/>
      </w:pPr>
      <w:bookmarkStart w:name="_Toc218788216" w:id="46"/>
      <w:r>
        <w:t>Step 3: Review and submit</w:t>
      </w:r>
      <w:bookmarkEnd w:id="46"/>
    </w:p>
    <w:p w:rsidR="001F26FD" w:rsidP="001F26FD" w:rsidRDefault="001F26FD" w14:paraId="6AFA5BF1" w14:textId="77777777">
      <w:r w:rsidRPr="731174F4">
        <w:t xml:space="preserve">The representative can review the information entered and the uploaded file(s) on this page. They can click on </w:t>
      </w:r>
      <w:r w:rsidRPr="731174F4">
        <w:rPr>
          <w:b/>
          <w:bCs/>
        </w:rPr>
        <w:t>Expand all</w:t>
      </w:r>
      <w:r w:rsidRPr="731174F4">
        <w:t xml:space="preserve"> to view all the information added from the previous steps. To collapse a specific section, they can click on the “</w:t>
      </w:r>
      <w:r w:rsidRPr="731174F4">
        <w:rPr>
          <w:b/>
          <w:bCs/>
        </w:rPr>
        <w:t>–</w:t>
      </w:r>
      <w:r w:rsidRPr="731174F4">
        <w:t>” on the right side of the collapsible section.</w:t>
      </w:r>
    </w:p>
    <w:p w:rsidR="001F26FD" w:rsidP="001F26FD" w:rsidRDefault="001F26FD" w14:paraId="21A6293C" w14:textId="77777777"/>
    <w:p w:rsidR="001F26FD" w:rsidP="001F26FD" w:rsidRDefault="001F26FD" w14:paraId="2AFF6E7F" w14:textId="22F3F2F9">
      <w:r w:rsidR="001F26FD">
        <w:rPr/>
        <w:t xml:space="preserve">To edit information, the representative can click on the </w:t>
      </w:r>
      <w:r w:rsidRPr="29583B4D" w:rsidR="001F26FD">
        <w:rPr>
          <w:b w:val="1"/>
          <w:bCs w:val="1"/>
        </w:rPr>
        <w:t>Edit</w:t>
      </w:r>
      <w:r w:rsidR="001F26FD">
        <w:rPr/>
        <w:t xml:space="preserve"> button on the right of the section heading. </w:t>
      </w:r>
      <w:r w:rsidR="1B947B88">
        <w:rPr/>
        <w:t>Once the representative has finished reviewing and making any necessary changes, they can click "</w:t>
      </w:r>
      <w:r w:rsidRPr="29583B4D" w:rsidR="1B947B88">
        <w:rPr>
          <w:b w:val="1"/>
          <w:bCs w:val="1"/>
        </w:rPr>
        <w:t>Submi</w:t>
      </w:r>
      <w:r w:rsidRPr="29583B4D" w:rsidR="1B947B88">
        <w:rPr>
          <w:b w:val="1"/>
          <w:bCs w:val="1"/>
        </w:rPr>
        <w:t>t</w:t>
      </w:r>
      <w:r w:rsidR="1B947B88">
        <w:rPr/>
        <w:t>" at the bottom of the page.</w:t>
      </w:r>
    </w:p>
    <w:p w:rsidR="001F26FD" w:rsidP="001F26FD" w:rsidRDefault="001F26FD" w14:paraId="7E889FDC" w14:textId="31C15DA6">
      <w:r>
        <w:br w:type="page"/>
      </w:r>
    </w:p>
    <w:p w:rsidR="001F26FD" w:rsidP="001F26FD" w:rsidRDefault="001F26FD" w14:paraId="5A69BC8C" w14:textId="77777777">
      <w:r>
        <w:rPr>
          <w:noProof/>
        </w:rPr>
        <w:lastRenderedPageBreak/>
        <w:drawing>
          <wp:anchor distT="114300" distB="114300" distL="114300" distR="114300" simplePos="0" relativeHeight="251730944" behindDoc="0" locked="0" layoutInCell="1" hidden="0" allowOverlap="1" wp14:anchorId="0F9C0FC0" wp14:editId="67A31FA9">
            <wp:simplePos x="0" y="0"/>
            <wp:positionH relativeFrom="column">
              <wp:posOffset>19050</wp:posOffset>
            </wp:positionH>
            <wp:positionV relativeFrom="paragraph">
              <wp:posOffset>470461</wp:posOffset>
            </wp:positionV>
            <wp:extent cx="3867150" cy="7743825"/>
            <wp:effectExtent l="12700" t="12700" r="12700" b="12700"/>
            <wp:wrapTopAndBottom distT="114300" distB="114300"/>
            <wp:docPr id="379333624" name="image3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379333624" name="image38.png" descr="A screenshot of a computer&#10;&#10;AI-generated content may be incorrect."/>
                    <pic:cNvPicPr preferRelativeResize="0"/>
                  </pic:nvPicPr>
                  <pic:blipFill>
                    <a:blip r:embed="rId70"/>
                    <a:srcRect t="1413" b="2825"/>
                    <a:stretch>
                      <a:fillRect/>
                    </a:stretch>
                  </pic:blipFill>
                  <pic:spPr>
                    <a:xfrm>
                      <a:off x="0" y="0"/>
                      <a:ext cx="3867150" cy="7743825"/>
                    </a:xfrm>
                    <a:prstGeom prst="rect">
                      <a:avLst/>
                    </a:prstGeom>
                    <a:ln w="12700">
                      <a:solidFill>
                        <a:srgbClr val="000000"/>
                      </a:solidFill>
                      <a:prstDash val="solid"/>
                    </a:ln>
                  </pic:spPr>
                </pic:pic>
              </a:graphicData>
            </a:graphic>
          </wp:anchor>
        </w:drawing>
      </w:r>
    </w:p>
    <w:p w:rsidRPr="001F26FD" w:rsidR="001F26FD" w:rsidP="001F26FD" w:rsidRDefault="001F26FD" w14:paraId="257329D7" w14:textId="77777777">
      <w:pPr>
        <w:rPr>
          <w:color w:val="000000"/>
        </w:rPr>
      </w:pPr>
      <w:r w:rsidRPr="001F26FD">
        <w:lastRenderedPageBreak/>
        <w:t>Once the representative has finished reviewing and making any necessary changes, they can click "Submit form" at the bottom of the page.</w:t>
      </w:r>
    </w:p>
    <w:p w:rsidR="001F26FD" w:rsidP="001F26FD" w:rsidRDefault="001F26FD" w14:paraId="4E18F4EC" w14:textId="77777777">
      <w:pPr>
        <w:pStyle w:val="Heading4"/>
      </w:pPr>
      <w:bookmarkStart w:name="_Toc218788217" w:id="47"/>
      <w:r>
        <w:t>Confirmation</w:t>
      </w:r>
      <w:bookmarkEnd w:id="47"/>
    </w:p>
    <w:p w:rsidR="001F26FD" w:rsidP="001F26FD" w:rsidRDefault="001F26FD" w14:paraId="2E78D714" w14:textId="061F424C">
      <w:r w:rsidRPr="731174F4">
        <w:t xml:space="preserve">After submitting the form, the representative will receive a </w:t>
      </w:r>
      <w:r w:rsidR="0076731C">
        <w:t>message letting them know the intent to file has been recorded</w:t>
      </w:r>
      <w:r w:rsidRPr="731174F4">
        <w:t xml:space="preserve">. The confirmation number can be used to check the status of a claim. Representatives will also receive an email confirmation with the number included. The email will not have specific claimant details to protect their PII. </w:t>
      </w:r>
    </w:p>
    <w:p w:rsidR="001F26FD" w:rsidP="001F26FD" w:rsidRDefault="001F26FD" w14:paraId="6CDFEFD5" w14:textId="77777777"/>
    <w:p w:rsidRPr="001F26FD" w:rsidR="001F26FD" w:rsidP="001F26FD" w:rsidRDefault="001F26FD" w14:paraId="4E6F8150" w14:textId="6600A8DA">
      <w:r w:rsidRPr="001F26FD">
        <w:t>The confirmation page will inform you of what to expect next after submission. Representatives can review all their recent claim submissions by clicking Review submissions history.</w:t>
      </w:r>
    </w:p>
    <w:p w:rsidRPr="001F26FD" w:rsidR="009E249E" w:rsidP="001F26FD" w:rsidRDefault="00396E30" w14:paraId="79DBCAD5" w14:textId="4A08CB63">
      <w:pPr>
        <w:pStyle w:val="Heading3"/>
      </w:pPr>
      <w:bookmarkStart w:name="_Toc218788218" w:id="48"/>
      <w:r w:rsidRPr="001F26FD">
        <w:t>VA Form 21-686c</w:t>
      </w:r>
      <w:bookmarkEnd w:id="48"/>
    </w:p>
    <w:p w:rsidR="009E249E" w:rsidP="001F26FD" w:rsidRDefault="009E249E" w14:paraId="1299C43A" w14:textId="77777777"/>
    <w:p w:rsidR="009E249E" w:rsidP="001F26FD" w:rsidRDefault="00396E30" w14:paraId="6A6A46E4" w14:textId="200CF814">
      <w:r w:rsidRPr="731174F4">
        <w:t xml:space="preserve">From the Submissions page, the representative can click on </w:t>
      </w:r>
      <w:r w:rsidRPr="731174F4">
        <w:rPr>
          <w:b/>
          <w:bCs/>
        </w:rPr>
        <w:t>"Upload" and submit the VA Form 21-686c</w:t>
      </w:r>
      <w:r w:rsidRPr="731174F4">
        <w:t>.</w:t>
      </w:r>
    </w:p>
    <w:p w:rsidR="009E249E" w:rsidP="001F26FD" w:rsidRDefault="00396E30" w14:paraId="2219EB49" w14:textId="77777777">
      <w:r>
        <w:rPr>
          <w:noProof/>
        </w:rPr>
        <w:lastRenderedPageBreak/>
        <w:drawing>
          <wp:anchor distT="114300" distB="114300" distL="114300" distR="114300" simplePos="0" relativeHeight="251687936" behindDoc="0" locked="0" layoutInCell="1" hidden="0" allowOverlap="1" wp14:anchorId="373C5028" wp14:editId="07777777">
            <wp:simplePos x="0" y="0"/>
            <wp:positionH relativeFrom="column">
              <wp:posOffset>2</wp:posOffset>
            </wp:positionH>
            <wp:positionV relativeFrom="paragraph">
              <wp:posOffset>142255</wp:posOffset>
            </wp:positionV>
            <wp:extent cx="4024313" cy="5842113"/>
            <wp:effectExtent l="12700" t="12700" r="12700" b="12700"/>
            <wp:wrapTopAndBottom distT="114300" distB="114300"/>
            <wp:docPr id="145503613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1"/>
                    <a:srcRect l="9111" t="2602" r="12665" b="2415"/>
                    <a:stretch>
                      <a:fillRect/>
                    </a:stretch>
                  </pic:blipFill>
                  <pic:spPr>
                    <a:xfrm>
                      <a:off x="0" y="0"/>
                      <a:ext cx="4024313" cy="5842113"/>
                    </a:xfrm>
                    <a:prstGeom prst="rect">
                      <a:avLst/>
                    </a:prstGeom>
                    <a:ln w="12700">
                      <a:solidFill>
                        <a:srgbClr val="000000"/>
                      </a:solidFill>
                      <a:prstDash val="solid"/>
                    </a:ln>
                  </pic:spPr>
                </pic:pic>
              </a:graphicData>
            </a:graphic>
          </wp:anchor>
        </w:drawing>
      </w:r>
    </w:p>
    <w:p w:rsidR="009E249E" w:rsidP="001F26FD" w:rsidRDefault="00396E30" w14:paraId="41D1C379" w14:textId="77777777">
      <w:pPr>
        <w:pStyle w:val="Heading4"/>
      </w:pPr>
      <w:bookmarkStart w:name="_Toc218788219" w:id="49"/>
      <w:r>
        <w:t>Introduction page</w:t>
      </w:r>
      <w:bookmarkEnd w:id="49"/>
    </w:p>
    <w:p w:rsidR="009E249E" w:rsidP="001F26FD" w:rsidRDefault="00396E30" w14:paraId="429AEA09" w14:textId="77777777">
      <w:r w:rsidRPr="731174F4">
        <w:t xml:space="preserve">The VA Form 21-686c introduction page provides instructions on how to submit a claim to add and/or remove a dependent for benefits. It provides clear steps on how to submit the form, along with a link to download the latest version of the form. </w:t>
      </w:r>
    </w:p>
    <w:p w:rsidR="009E249E" w:rsidP="001F26FD" w:rsidRDefault="009E249E" w14:paraId="4DDBEF00" w14:textId="77777777"/>
    <w:p w:rsidRPr="004F502A" w:rsidR="009E249E" w:rsidP="001F26FD" w:rsidRDefault="004F502A" w14:paraId="374AB737" w14:textId="4C68FA9E">
      <w:r>
        <w:rPr>
          <w:noProof/>
        </w:rPr>
        <w:lastRenderedPageBreak/>
        <w:drawing>
          <wp:anchor distT="114300" distB="114300" distL="114300" distR="114300" simplePos="0" relativeHeight="251688960" behindDoc="0" locked="0" layoutInCell="1" hidden="0" allowOverlap="1" wp14:anchorId="1F55216C" wp14:editId="5BE1364A">
            <wp:simplePos x="0" y="0"/>
            <wp:positionH relativeFrom="column">
              <wp:posOffset>1905</wp:posOffset>
            </wp:positionH>
            <wp:positionV relativeFrom="paragraph">
              <wp:posOffset>191770</wp:posOffset>
            </wp:positionV>
            <wp:extent cx="4238625" cy="6093460"/>
            <wp:effectExtent l="12700" t="12700" r="15875" b="15240"/>
            <wp:wrapTopAndBottom distT="114300" distB="114300"/>
            <wp:docPr id="1455036132"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rotWithShape="1">
                    <a:blip r:embed="rId72"/>
                    <a:srcRect l="3836" t="1525" r="3834" b="1835"/>
                    <a:stretch>
                      <a:fillRect/>
                    </a:stretch>
                  </pic:blipFill>
                  <pic:spPr bwMode="auto">
                    <a:xfrm>
                      <a:off x="0" y="0"/>
                      <a:ext cx="4238625" cy="609346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731174F4" w:rsidR="00396E30">
        <w:t xml:space="preserve">To initiate the process, the representative can click </w:t>
      </w:r>
      <w:r w:rsidRPr="731174F4" w:rsidR="00396E30">
        <w:rPr>
          <w:b/>
          <w:bCs/>
        </w:rPr>
        <w:t>“Start form upload and submission.</w:t>
      </w:r>
      <w:r w:rsidRPr="731174F4" w:rsidR="00396E30">
        <w:t>”</w:t>
      </w:r>
      <w:r w:rsidRPr="731174F4" w:rsidR="00396E30">
        <w:br w:type="page"/>
      </w:r>
    </w:p>
    <w:p w:rsidR="009E249E" w:rsidP="001F26FD" w:rsidRDefault="00396E30" w14:paraId="12622E80" w14:textId="77777777">
      <w:pPr>
        <w:pStyle w:val="Heading4"/>
      </w:pPr>
      <w:bookmarkStart w:name="_Toc218788220" w:id="50"/>
      <w:r>
        <w:lastRenderedPageBreak/>
        <w:t>Step 1: Claimant background</w:t>
      </w:r>
      <w:bookmarkEnd w:id="50"/>
    </w:p>
    <w:p w:rsidR="009E249E" w:rsidP="001F26FD" w:rsidRDefault="00396E30" w14:paraId="6C6B6B43" w14:textId="70A962B4">
      <w:r w:rsidRPr="731174F4">
        <w:t>This representative must select if the claimant is the Veteran, or the survivor or dependent of the Veteran. This information is required to continue.</w:t>
      </w:r>
    </w:p>
    <w:p w:rsidR="009E249E" w:rsidP="001F26FD" w:rsidRDefault="00396E30" w14:paraId="753906B1" w14:textId="77777777">
      <w:r>
        <w:rPr>
          <w:noProof/>
        </w:rPr>
        <w:drawing>
          <wp:anchor distT="114300" distB="114300" distL="114300" distR="114300" simplePos="0" relativeHeight="251689984" behindDoc="0" locked="0" layoutInCell="1" hidden="0" allowOverlap="1" wp14:anchorId="5A3FED2B" wp14:editId="1A308577">
            <wp:simplePos x="0" y="0"/>
            <wp:positionH relativeFrom="column">
              <wp:posOffset>2</wp:posOffset>
            </wp:positionH>
            <wp:positionV relativeFrom="paragraph">
              <wp:posOffset>114300</wp:posOffset>
            </wp:positionV>
            <wp:extent cx="4084388" cy="3881438"/>
            <wp:effectExtent l="12700" t="12700" r="12700" b="12700"/>
            <wp:wrapTopAndBottom distT="114300" distB="114300"/>
            <wp:docPr id="145503610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3"/>
                    <a:srcRect l="17286" t="18278" r="45837" b="33215"/>
                    <a:stretch>
                      <a:fillRect/>
                    </a:stretch>
                  </pic:blipFill>
                  <pic:spPr>
                    <a:xfrm>
                      <a:off x="0" y="0"/>
                      <a:ext cx="4084388" cy="3881438"/>
                    </a:xfrm>
                    <a:prstGeom prst="rect">
                      <a:avLst/>
                    </a:prstGeom>
                    <a:ln w="12700">
                      <a:solidFill>
                        <a:srgbClr val="000000"/>
                      </a:solidFill>
                      <a:prstDash val="solid"/>
                    </a:ln>
                  </pic:spPr>
                </pic:pic>
              </a:graphicData>
            </a:graphic>
            <wp14:sizeRelV relativeFrom="margin">
              <wp14:pctHeight>0</wp14:pctHeight>
            </wp14:sizeRelV>
          </wp:anchor>
        </w:drawing>
      </w:r>
    </w:p>
    <w:p w:rsidR="009E249E" w:rsidP="001F26FD" w:rsidRDefault="00396E30" w14:paraId="129AEAE7" w14:textId="77777777">
      <w:pPr>
        <w:pStyle w:val="Heading4"/>
      </w:pPr>
      <w:bookmarkStart w:name="_Toc218788221" w:id="51"/>
      <w:r>
        <w:t>Step 2a: Claimant information</w:t>
      </w:r>
      <w:bookmarkEnd w:id="51"/>
    </w:p>
    <w:p w:rsidR="009E249E" w:rsidP="001F26FD" w:rsidRDefault="00396E30" w14:paraId="5E2CC0F0" w14:textId="77777777">
      <w:r w:rsidRPr="731174F4">
        <w:t>If the representative selected “The claimant is the Veteran” on the previous page, they will need to enter the Veteran's information on this page. All information except the VA file number is required to continue.</w:t>
      </w:r>
      <w:r w:rsidRPr="731174F4">
        <w:br w:type="page"/>
      </w:r>
    </w:p>
    <w:p w:rsidR="009E249E" w:rsidP="001F26FD" w:rsidRDefault="00396E30" w14:paraId="0C87CF17" w14:textId="77777777">
      <w:r>
        <w:rPr>
          <w:noProof/>
        </w:rPr>
        <w:lastRenderedPageBreak/>
        <w:drawing>
          <wp:anchor distT="114300" distB="114300" distL="114300" distR="114300" simplePos="0" relativeHeight="251691008" behindDoc="0" locked="0" layoutInCell="1" hidden="0" allowOverlap="1" wp14:anchorId="32601C36" wp14:editId="07777777">
            <wp:simplePos x="0" y="0"/>
            <wp:positionH relativeFrom="column">
              <wp:posOffset>190500</wp:posOffset>
            </wp:positionH>
            <wp:positionV relativeFrom="paragraph">
              <wp:posOffset>190500</wp:posOffset>
            </wp:positionV>
            <wp:extent cx="3486150" cy="5991225"/>
            <wp:effectExtent l="12700" t="12700" r="12700" b="12700"/>
            <wp:wrapTopAndBottom distT="114300" distB="114300"/>
            <wp:docPr id="14550361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74"/>
                    <a:srcRect l="17099" t="12075" r="41521" b="22275"/>
                    <a:stretch>
                      <a:fillRect/>
                    </a:stretch>
                  </pic:blipFill>
                  <pic:spPr>
                    <a:xfrm>
                      <a:off x="0" y="0"/>
                      <a:ext cx="3486150" cy="5991225"/>
                    </a:xfrm>
                    <a:prstGeom prst="rect">
                      <a:avLst/>
                    </a:prstGeom>
                    <a:ln w="12700">
                      <a:solidFill>
                        <a:srgbClr val="000000"/>
                      </a:solidFill>
                      <a:prstDash val="solid"/>
                    </a:ln>
                  </pic:spPr>
                </pic:pic>
              </a:graphicData>
            </a:graphic>
          </wp:anchor>
        </w:drawing>
      </w:r>
    </w:p>
    <w:p w:rsidR="009E249E" w:rsidP="001F26FD" w:rsidRDefault="00396E30" w14:paraId="4932112B" w14:textId="77777777">
      <w:pPr>
        <w:pStyle w:val="Heading4"/>
      </w:pPr>
      <w:bookmarkStart w:name="_Toc218788222" w:id="52"/>
      <w:r>
        <w:t>Step 2b: Claimant and Veteran information</w:t>
      </w:r>
      <w:bookmarkEnd w:id="52"/>
    </w:p>
    <w:p w:rsidR="009E249E" w:rsidP="001F26FD" w:rsidRDefault="00396E30" w14:paraId="5045743E" w14:textId="77777777">
      <w:r w:rsidRPr="731174F4">
        <w:t>Suppose the representative selected “The claimant is a survivor or a dependent of the Veteran” on the previous page. In that case, they will need to enter the claimant and Veteran information on this page. All information except the VA file number is required to continue.</w:t>
      </w:r>
      <w:r w:rsidRPr="731174F4">
        <w:br w:type="page"/>
      </w:r>
    </w:p>
    <w:p w:rsidR="009E249E" w:rsidP="001F26FD" w:rsidRDefault="00396E30" w14:paraId="2598777D" w14:textId="77777777">
      <w:r>
        <w:lastRenderedPageBreak/>
        <w:br w:type="page"/>
      </w:r>
      <w:r>
        <w:rPr>
          <w:noProof/>
        </w:rPr>
        <w:drawing>
          <wp:anchor distT="114300" distB="114300" distL="114300" distR="114300" simplePos="0" relativeHeight="251692032" behindDoc="0" locked="0" layoutInCell="1" hidden="0" allowOverlap="1" wp14:anchorId="6761CF50" wp14:editId="07777777">
            <wp:simplePos x="0" y="0"/>
            <wp:positionH relativeFrom="column">
              <wp:posOffset>209550</wp:posOffset>
            </wp:positionH>
            <wp:positionV relativeFrom="paragraph">
              <wp:posOffset>219075</wp:posOffset>
            </wp:positionV>
            <wp:extent cx="3381375" cy="8010525"/>
            <wp:effectExtent l="12700" t="12700" r="12700" b="12700"/>
            <wp:wrapTopAndBottom distT="114300" distB="114300"/>
            <wp:docPr id="145503609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5"/>
                    <a:srcRect l="17067" t="9700" r="41668" b="18060"/>
                    <a:stretch>
                      <a:fillRect/>
                    </a:stretch>
                  </pic:blipFill>
                  <pic:spPr>
                    <a:xfrm>
                      <a:off x="0" y="0"/>
                      <a:ext cx="3381375" cy="8010525"/>
                    </a:xfrm>
                    <a:prstGeom prst="rect">
                      <a:avLst/>
                    </a:prstGeom>
                    <a:ln w="12700">
                      <a:solidFill>
                        <a:srgbClr val="000000"/>
                      </a:solidFill>
                      <a:prstDash val="solid"/>
                    </a:ln>
                  </pic:spPr>
                </pic:pic>
              </a:graphicData>
            </a:graphic>
          </wp:anchor>
        </w:drawing>
      </w:r>
    </w:p>
    <w:p w:rsidR="009E249E" w:rsidP="001F26FD" w:rsidRDefault="00396E30" w14:paraId="5EE59DA6" w14:textId="77777777">
      <w:pPr>
        <w:pStyle w:val="Heading4"/>
      </w:pPr>
      <w:bookmarkStart w:name="_Toc218788223" w:id="53"/>
      <w:r>
        <w:lastRenderedPageBreak/>
        <w:t>Step 3: Upload files</w:t>
      </w:r>
      <w:bookmarkEnd w:id="53"/>
    </w:p>
    <w:p w:rsidR="009E249E" w:rsidP="001F26FD" w:rsidRDefault="00396E30" w14:paraId="0EE50379" w14:textId="77777777">
      <w:r>
        <w:t>The representative will upload a completed VA Form 21-686c PDF (required) and any supporting evidence (optional) they want to include.</w:t>
      </w:r>
    </w:p>
    <w:p w:rsidR="009E249E" w:rsidP="001F26FD" w:rsidRDefault="00396E30" w14:paraId="1CAF7B40" w14:textId="77777777">
      <w:r>
        <w:rPr>
          <w:noProof/>
        </w:rPr>
        <w:drawing>
          <wp:anchor distT="114300" distB="114300" distL="114300" distR="114300" simplePos="0" relativeHeight="251693056" behindDoc="0" locked="0" layoutInCell="1" hidden="0" allowOverlap="1" wp14:anchorId="3BA6403F" wp14:editId="07777777">
            <wp:simplePos x="0" y="0"/>
            <wp:positionH relativeFrom="column">
              <wp:posOffset>266700</wp:posOffset>
            </wp:positionH>
            <wp:positionV relativeFrom="paragraph">
              <wp:posOffset>276225</wp:posOffset>
            </wp:positionV>
            <wp:extent cx="3457575" cy="5857875"/>
            <wp:effectExtent l="12700" t="12700" r="12700" b="12700"/>
            <wp:wrapTopAndBottom distT="114300" distB="114300"/>
            <wp:docPr id="145503610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l="17495" t="11798" r="39610" b="22009"/>
                    <a:stretch>
                      <a:fillRect/>
                    </a:stretch>
                  </pic:blipFill>
                  <pic:spPr>
                    <a:xfrm>
                      <a:off x="0" y="0"/>
                      <a:ext cx="3457575" cy="5857875"/>
                    </a:xfrm>
                    <a:prstGeom prst="rect">
                      <a:avLst/>
                    </a:prstGeom>
                    <a:ln w="12700">
                      <a:solidFill>
                        <a:srgbClr val="000000"/>
                      </a:solidFill>
                      <a:prstDash val="solid"/>
                    </a:ln>
                  </pic:spPr>
                </pic:pic>
              </a:graphicData>
            </a:graphic>
          </wp:anchor>
        </w:drawing>
      </w:r>
    </w:p>
    <w:p w:rsidR="009E249E" w:rsidP="001F26FD" w:rsidRDefault="00396E30" w14:paraId="5F4406DE" w14:textId="77777777">
      <w:pPr>
        <w:pStyle w:val="Heading5"/>
      </w:pPr>
      <w:bookmarkStart w:name="_Toc218788224" w:id="54"/>
      <w:r>
        <w:t>Uploading VA form 21-686c (required)</w:t>
      </w:r>
      <w:bookmarkEnd w:id="54"/>
    </w:p>
    <w:p w:rsidR="009E249E" w:rsidP="001F26FD" w:rsidRDefault="00396E30" w14:paraId="6716174B" w14:textId="77777777">
      <w:r w:rsidRPr="731174F4">
        <w:t>The representative will upload the completed VA Form 21-686c form in the first section. They must verify the form is completed and signed before uploading; otherwise, the submission will not be processed.</w:t>
      </w:r>
      <w:r w:rsidRPr="731174F4">
        <w:br w:type="page"/>
      </w:r>
    </w:p>
    <w:p w:rsidR="009E249E" w:rsidP="001F26FD" w:rsidRDefault="00396E30" w14:paraId="020DC55E" w14:textId="77777777">
      <w:r>
        <w:lastRenderedPageBreak/>
        <w:t xml:space="preserve">They can drag and drop the form within the draggable area or choose the form from a folder. The form cannot exceed 25MB in size and must be in PDF format. </w:t>
      </w:r>
    </w:p>
    <w:p w:rsidR="009E249E" w:rsidP="001F26FD" w:rsidRDefault="00396E30" w14:paraId="4662F0E3" w14:textId="77777777">
      <w:r>
        <w:rPr>
          <w:noProof/>
        </w:rPr>
        <w:drawing>
          <wp:anchor distT="114300" distB="114300" distL="114300" distR="114300" simplePos="0" relativeHeight="251694080" behindDoc="0" locked="0" layoutInCell="1" hidden="0" allowOverlap="1" wp14:anchorId="4A17F96B" wp14:editId="07777777">
            <wp:simplePos x="0" y="0"/>
            <wp:positionH relativeFrom="column">
              <wp:posOffset>2</wp:posOffset>
            </wp:positionH>
            <wp:positionV relativeFrom="paragraph">
              <wp:posOffset>200025</wp:posOffset>
            </wp:positionV>
            <wp:extent cx="4053469" cy="1706724"/>
            <wp:effectExtent l="12700" t="12700" r="12700" b="12700"/>
            <wp:wrapTopAndBottom distT="114300" distB="114300"/>
            <wp:docPr id="14550361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l="17355" t="40628" r="40056" b="43007"/>
                    <a:stretch>
                      <a:fillRect/>
                    </a:stretch>
                  </pic:blipFill>
                  <pic:spPr>
                    <a:xfrm>
                      <a:off x="0" y="0"/>
                      <a:ext cx="4053469" cy="1706724"/>
                    </a:xfrm>
                    <a:prstGeom prst="rect">
                      <a:avLst/>
                    </a:prstGeom>
                    <a:ln w="12700">
                      <a:solidFill>
                        <a:srgbClr val="000000"/>
                      </a:solidFill>
                      <a:prstDash val="solid"/>
                    </a:ln>
                  </pic:spPr>
                </pic:pic>
              </a:graphicData>
            </a:graphic>
          </wp:anchor>
        </w:drawing>
      </w:r>
    </w:p>
    <w:p w:rsidR="009E249E" w:rsidP="001F26FD" w:rsidRDefault="00396E30" w14:paraId="6A29AF2C" w14:textId="77777777">
      <w:r w:rsidRPr="731174F4">
        <w:t xml:space="preserve">To change the form they uploaded, the representative can choose to </w:t>
      </w:r>
      <w:r w:rsidRPr="731174F4">
        <w:rPr>
          <w:b/>
          <w:bCs/>
        </w:rPr>
        <w:t>Change File</w:t>
      </w:r>
      <w:r w:rsidRPr="731174F4">
        <w:t xml:space="preserve">. To delete the form, they can select </w:t>
      </w:r>
      <w:r w:rsidRPr="731174F4">
        <w:rPr>
          <w:b/>
          <w:bCs/>
        </w:rPr>
        <w:t>Delete</w:t>
      </w:r>
      <w:r w:rsidRPr="731174F4">
        <w:t>.</w:t>
      </w:r>
    </w:p>
    <w:p w:rsidR="009E249E" w:rsidP="001F26FD" w:rsidRDefault="00396E30" w14:paraId="6463A7A4" w14:textId="77777777">
      <w:r>
        <w:rPr>
          <w:noProof/>
        </w:rPr>
        <w:drawing>
          <wp:anchor distT="114300" distB="114300" distL="114300" distR="114300" simplePos="0" relativeHeight="251695104" behindDoc="0" locked="0" layoutInCell="1" hidden="0" allowOverlap="1" wp14:anchorId="186F7CDB" wp14:editId="07777777">
            <wp:simplePos x="0" y="0"/>
            <wp:positionH relativeFrom="column">
              <wp:posOffset>2</wp:posOffset>
            </wp:positionH>
            <wp:positionV relativeFrom="paragraph">
              <wp:posOffset>257175</wp:posOffset>
            </wp:positionV>
            <wp:extent cx="3657600" cy="2276475"/>
            <wp:effectExtent l="12700" t="12700" r="12700" b="12700"/>
            <wp:wrapTopAndBottom distT="114300" distB="114300"/>
            <wp:docPr id="145503612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76"/>
                    <a:srcRect l="3364" t="2427" r="4326" b="4215"/>
                    <a:stretch>
                      <a:fillRect/>
                    </a:stretch>
                  </pic:blipFill>
                  <pic:spPr>
                    <a:xfrm>
                      <a:off x="0" y="0"/>
                      <a:ext cx="3657600" cy="2276475"/>
                    </a:xfrm>
                    <a:prstGeom prst="rect">
                      <a:avLst/>
                    </a:prstGeom>
                    <a:ln w="12700">
                      <a:solidFill>
                        <a:srgbClr val="000000"/>
                      </a:solidFill>
                      <a:prstDash val="solid"/>
                    </a:ln>
                  </pic:spPr>
                </pic:pic>
              </a:graphicData>
            </a:graphic>
          </wp:anchor>
        </w:drawing>
      </w:r>
    </w:p>
    <w:p w:rsidR="009E249E" w:rsidP="001F26FD" w:rsidRDefault="00396E30" w14:paraId="1A158DB8" w14:textId="77777777">
      <w:pPr>
        <w:pStyle w:val="Heading5"/>
      </w:pPr>
      <w:bookmarkStart w:name="_Toc218788225" w:id="55"/>
      <w:r>
        <w:t>Upload supporting evidence (optional)</w:t>
      </w:r>
      <w:bookmarkEnd w:id="55"/>
    </w:p>
    <w:p w:rsidR="009E249E" w:rsidP="001F26FD" w:rsidRDefault="00396E30" w14:paraId="6AA9B211" w14:textId="77777777">
      <w:r>
        <w:t>The representative will upload any supporting evidence in the second section. Only one file can be selected for upload at a time. More than one file can be added as supporting evidence.</w:t>
      </w:r>
    </w:p>
    <w:p w:rsidR="009E249E" w:rsidP="001F26FD" w:rsidRDefault="009E249E" w14:paraId="3461D779" w14:textId="77777777"/>
    <w:p w:rsidR="009E249E" w:rsidP="001F26FD" w:rsidRDefault="00396E30" w14:paraId="669C7A93" w14:textId="77777777">
      <w:r w:rsidRPr="731174F4">
        <w:t>They click on the "Upload File" button and select a file from a folder. Files cannot exceed 100MB in size and must be in PDF, PNG, or JPG format.</w:t>
      </w:r>
      <w:r w:rsidRPr="731174F4">
        <w:br w:type="page"/>
      </w:r>
    </w:p>
    <w:p w:rsidR="009E249E" w:rsidP="001F26FD" w:rsidRDefault="00396E30" w14:paraId="7AFE8462" w14:textId="77777777">
      <w:r>
        <w:rPr>
          <w:noProof/>
        </w:rPr>
        <w:lastRenderedPageBreak/>
        <w:drawing>
          <wp:anchor distT="114300" distB="114300" distL="114300" distR="114300" simplePos="0" relativeHeight="251696128" behindDoc="0" locked="0" layoutInCell="1" hidden="0" allowOverlap="1" wp14:anchorId="2AA714E7" wp14:editId="07777777">
            <wp:simplePos x="0" y="0"/>
            <wp:positionH relativeFrom="column">
              <wp:posOffset>19052</wp:posOffset>
            </wp:positionH>
            <wp:positionV relativeFrom="paragraph">
              <wp:posOffset>114300</wp:posOffset>
            </wp:positionV>
            <wp:extent cx="2276475" cy="1666875"/>
            <wp:effectExtent l="12700" t="12700" r="12700" b="12700"/>
            <wp:wrapTopAndBottom distT="114300" distB="114300"/>
            <wp:docPr id="145503613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68"/>
                    <a:srcRect l="17009" t="60223" r="55960" b="21855"/>
                    <a:stretch>
                      <a:fillRect/>
                    </a:stretch>
                  </pic:blipFill>
                  <pic:spPr>
                    <a:xfrm>
                      <a:off x="0" y="0"/>
                      <a:ext cx="2276475" cy="1666875"/>
                    </a:xfrm>
                    <a:prstGeom prst="rect">
                      <a:avLst/>
                    </a:prstGeom>
                    <a:ln w="12700">
                      <a:solidFill>
                        <a:srgbClr val="000000"/>
                      </a:solidFill>
                      <a:prstDash val="solid"/>
                    </a:ln>
                  </pic:spPr>
                </pic:pic>
              </a:graphicData>
            </a:graphic>
          </wp:anchor>
        </w:drawing>
      </w:r>
    </w:p>
    <w:p w:rsidR="00A130F4" w:rsidP="001F26FD" w:rsidRDefault="00396E30" w14:paraId="59BC3250" w14:textId="39D8C569">
      <w:r w:rsidRPr="731174F4">
        <w:t xml:space="preserve">To delete a file uploaded, the representative can choose </w:t>
      </w:r>
      <w:r w:rsidRPr="731174F4">
        <w:rPr>
          <w:b/>
          <w:bCs/>
        </w:rPr>
        <w:t>Delete file</w:t>
      </w:r>
      <w:r w:rsidRPr="731174F4">
        <w:t xml:space="preserve">. To upload another file, they can select </w:t>
      </w:r>
      <w:r w:rsidRPr="731174F4">
        <w:rPr>
          <w:b/>
          <w:bCs/>
        </w:rPr>
        <w:t>Upload another file</w:t>
      </w:r>
      <w:r w:rsidRPr="731174F4">
        <w:t xml:space="preserve">. </w:t>
      </w:r>
    </w:p>
    <w:p w:rsidRPr="00A130F4" w:rsidR="009E249E" w:rsidP="001F26FD" w:rsidRDefault="00396E30" w14:paraId="45A9F1C5" w14:textId="05F36560">
      <w:r>
        <w:rPr>
          <w:noProof/>
        </w:rPr>
        <w:drawing>
          <wp:anchor distT="114300" distB="114300" distL="114300" distR="114300" simplePos="0" relativeHeight="251697152" behindDoc="0" locked="0" layoutInCell="1" hidden="0" allowOverlap="1" wp14:anchorId="6577DB40" wp14:editId="3139E0DF">
            <wp:simplePos x="0" y="0"/>
            <wp:positionH relativeFrom="column">
              <wp:posOffset>19052</wp:posOffset>
            </wp:positionH>
            <wp:positionV relativeFrom="paragraph">
              <wp:posOffset>285750</wp:posOffset>
            </wp:positionV>
            <wp:extent cx="2809875" cy="2347752"/>
            <wp:effectExtent l="12700" t="12700" r="12700" b="12700"/>
            <wp:wrapTopAndBottom distT="114300" distB="114300"/>
            <wp:docPr id="14550361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9"/>
                    <a:srcRect t="4606" r="31394" b="4610"/>
                    <a:stretch>
                      <a:fillRect/>
                    </a:stretch>
                  </pic:blipFill>
                  <pic:spPr>
                    <a:xfrm>
                      <a:off x="0" y="0"/>
                      <a:ext cx="2809875" cy="2347752"/>
                    </a:xfrm>
                    <a:prstGeom prst="rect">
                      <a:avLst/>
                    </a:prstGeom>
                    <a:ln w="12700">
                      <a:solidFill>
                        <a:srgbClr val="000000"/>
                      </a:solidFill>
                      <a:prstDash val="solid"/>
                    </a:ln>
                  </pic:spPr>
                </pic:pic>
              </a:graphicData>
            </a:graphic>
          </wp:anchor>
        </w:drawing>
      </w:r>
    </w:p>
    <w:p w:rsidR="009E249E" w:rsidP="001F26FD" w:rsidRDefault="00396E30" w14:paraId="33AE1E19" w14:textId="654EABB0">
      <w:r>
        <w:t xml:space="preserve">Once the representative has uploaded all the supporting evidence, they can click </w:t>
      </w:r>
      <w:r>
        <w:rPr>
          <w:b/>
          <w:bCs/>
        </w:rPr>
        <w:t>Continue</w:t>
      </w:r>
      <w:r>
        <w:t xml:space="preserve"> at the bottom of the page.</w:t>
      </w:r>
    </w:p>
    <w:p w:rsidR="009E249E" w:rsidP="001F26FD" w:rsidRDefault="00396E30" w14:paraId="077844E7" w14:textId="159ADF14">
      <w:pPr>
        <w:pStyle w:val="Heading4"/>
      </w:pPr>
      <w:bookmarkStart w:name="_Toc218788226" w:id="56"/>
      <w:r>
        <w:t>Step 4: Review and submit</w:t>
      </w:r>
      <w:bookmarkEnd w:id="56"/>
    </w:p>
    <w:p w:rsidR="009E249E" w:rsidP="001F26FD" w:rsidRDefault="00396E30" w14:paraId="580E6938" w14:textId="4A501023">
      <w:r w:rsidR="00396E30">
        <w:rPr/>
        <w:t xml:space="preserve">The representative can review the information entered and the uploaded file(s) on this page. They can click on </w:t>
      </w:r>
      <w:r w:rsidRPr="29583B4D" w:rsidR="00396E30">
        <w:rPr>
          <w:b w:val="1"/>
          <w:bCs w:val="1"/>
        </w:rPr>
        <w:t>Expand all</w:t>
      </w:r>
      <w:r w:rsidR="00396E30">
        <w:rPr/>
        <w:t xml:space="preserve"> to view all the information added from the </w:t>
      </w:r>
      <w:r w:rsidR="00396E30">
        <w:rPr/>
        <w:t>previous</w:t>
      </w:r>
      <w:r w:rsidR="00396E30">
        <w:rPr/>
        <w:t xml:space="preserve"> steps. To collapse a specific section, they can click on the “</w:t>
      </w:r>
      <w:r w:rsidRPr="29583B4D" w:rsidR="00396E30">
        <w:rPr>
          <w:b w:val="1"/>
          <w:bCs w:val="1"/>
        </w:rPr>
        <w:t>–</w:t>
      </w:r>
      <w:r w:rsidR="00396E30">
        <w:rPr/>
        <w:t>” on the right side of the collapsible section.</w:t>
      </w:r>
    </w:p>
    <w:p w:rsidR="29583B4D" w:rsidRDefault="29583B4D" w14:paraId="5C4A2E5F"/>
    <w:p w:rsidR="04E3A389" w:rsidRDefault="04E3A389" w14:paraId="1E90BD00" w14:textId="24EA9DA2">
      <w:r w:rsidR="04E3A389">
        <w:rPr/>
        <w:t xml:space="preserve">To edit information, the representative can click on the </w:t>
      </w:r>
      <w:r w:rsidRPr="29583B4D" w:rsidR="04E3A389">
        <w:rPr>
          <w:b w:val="1"/>
          <w:bCs w:val="1"/>
        </w:rPr>
        <w:t>Edit</w:t>
      </w:r>
      <w:r w:rsidR="04E3A389">
        <w:rPr/>
        <w:t xml:space="preserve"> button on the right of the section heading. Once the representative has finished reviewing and making any necessary changes, they can </w:t>
      </w:r>
      <w:r w:rsidR="04E3A389">
        <w:rPr/>
        <w:t xml:space="preserve">click </w:t>
      </w:r>
      <w:r w:rsidR="04E3A389">
        <w:rPr/>
        <w:t>"</w:t>
      </w:r>
      <w:r w:rsidRPr="29583B4D" w:rsidR="04E3A389">
        <w:rPr>
          <w:b w:val="1"/>
          <w:bCs w:val="1"/>
        </w:rPr>
        <w:t>S</w:t>
      </w:r>
      <w:r w:rsidRPr="29583B4D" w:rsidR="04E3A389">
        <w:rPr>
          <w:b w:val="1"/>
          <w:bCs w:val="1"/>
        </w:rPr>
        <w:t>ubmit</w:t>
      </w:r>
      <w:r w:rsidR="04E3A389">
        <w:rPr/>
        <w:t>" at the bottom of the page.</w:t>
      </w:r>
    </w:p>
    <w:p w:rsidR="29583B4D" w:rsidRDefault="29583B4D" w14:paraId="3967EF31" w14:textId="7137A4FE"/>
    <w:p w:rsidR="00A130F4" w:rsidP="29583B4D" w:rsidRDefault="00A130F4" w14:paraId="2C8B70B6" w14:textId="12BA5F9B">
      <w:pPr>
        <w:pStyle w:val="Normal"/>
      </w:pPr>
      <w:r>
        <w:rPr>
          <w:noProof/>
        </w:rPr>
        <w:lastRenderedPageBreak/>
        <w:drawing>
          <wp:anchor distT="114300" distB="114300" distL="114300" distR="114300" simplePos="0" relativeHeight="251720704" behindDoc="0" locked="0" layoutInCell="1" hidden="0" allowOverlap="1" wp14:anchorId="69E37E59" wp14:editId="37FEE014">
            <wp:simplePos x="0" y="0"/>
            <wp:positionH relativeFrom="column">
              <wp:posOffset>-53163</wp:posOffset>
            </wp:positionH>
            <wp:positionV relativeFrom="paragraph">
              <wp:posOffset>877289</wp:posOffset>
            </wp:positionV>
            <wp:extent cx="3324225" cy="4021427"/>
            <wp:effectExtent l="12700" t="12700" r="12700" b="12700"/>
            <wp:wrapTopAndBottom distT="114300" distB="114300"/>
            <wp:docPr id="688097475" name="image40.png" descr="A screenshot of a computer screen&#10;&#10;AI-generated content may be incorrect."/>
            <wp:cNvGraphicFramePr/>
            <a:graphic xmlns:a="http://schemas.openxmlformats.org/drawingml/2006/main">
              <a:graphicData uri="http://schemas.openxmlformats.org/drawingml/2006/picture">
                <pic:pic xmlns:pic="http://schemas.openxmlformats.org/drawingml/2006/picture">
                  <pic:nvPicPr>
                    <pic:cNvPr id="688097475" name="image40.png" descr="A screenshot of a computer screen&#10;&#10;AI-generated content may be incorrect."/>
                    <pic:cNvPicPr preferRelativeResize="0"/>
                  </pic:nvPicPr>
                  <pic:blipFill>
                    <a:blip r:embed="rId77"/>
                    <a:srcRect l="17015" t="11482" r="39559" b="55869"/>
                    <a:stretch>
                      <a:fillRect/>
                    </a:stretch>
                  </pic:blipFill>
                  <pic:spPr>
                    <a:xfrm>
                      <a:off x="0" y="0"/>
                      <a:ext cx="3324225" cy="4021427"/>
                    </a:xfrm>
                    <a:prstGeom prst="rect">
                      <a:avLst/>
                    </a:prstGeom>
                    <a:ln w="12700">
                      <a:solidFill>
                        <a:srgbClr val="000000"/>
                      </a:solidFill>
                      <a:prstDash val="solid"/>
                    </a:ln>
                  </pic:spPr>
                </pic:pic>
              </a:graphicData>
            </a:graphic>
          </wp:anchor>
        </w:drawing>
      </w:r>
    </w:p>
    <w:p w:rsidR="00A130F4" w:rsidP="001F26FD" w:rsidRDefault="00A130F4" w14:paraId="0173E9CA" w14:textId="3D991836"/>
    <w:p w:rsidRPr="00A130F4" w:rsidR="00A130F4" w:rsidP="001F26FD" w:rsidRDefault="00396E30" w14:paraId="5EB4BDD8" w14:textId="3751F3BB">
      <w:pPr>
        <w:pStyle w:val="Heading4"/>
      </w:pPr>
      <w:bookmarkStart w:name="_Toc218788227" w:id="57"/>
      <w:r>
        <w:t>Confirmation</w:t>
      </w:r>
      <w:bookmarkEnd w:id="57"/>
    </w:p>
    <w:p w:rsidR="009E249E" w:rsidP="001F26FD" w:rsidRDefault="00396E30" w14:paraId="17240AD1" w14:textId="48B20ED7">
      <w:r w:rsidRPr="731174F4">
        <w:t xml:space="preserve">After submitting the form, the representative will receive a confirmation number. The confirmation number can be used to check the status of a claim. Representatives will also receive an email confirmation with the number included. The email will not have specific claimant details to protect their PII. </w:t>
      </w:r>
    </w:p>
    <w:p w:rsidR="009E249E" w:rsidP="001F26FD" w:rsidRDefault="009E249E" w14:paraId="0FB78278" w14:textId="02BF0E93"/>
    <w:p w:rsidR="009E249E" w:rsidP="001F26FD" w:rsidRDefault="00396E30" w14:paraId="488A670C" w14:textId="495316DA">
      <w:r>
        <w:t xml:space="preserve">The confirmation page will inform you of what to expect next after submission. Representatives can review all their recent claim submissions by clicking </w:t>
      </w:r>
      <w:r>
        <w:rPr>
          <w:b/>
          <w:bCs/>
        </w:rPr>
        <w:t>Review Submission History.</w:t>
      </w:r>
    </w:p>
    <w:p w:rsidR="009E249E" w:rsidP="001F26FD" w:rsidRDefault="00396E30" w14:paraId="7EC3C6FD" w14:textId="77777777">
      <w:pPr>
        <w:pStyle w:val="Heading1"/>
      </w:pPr>
      <w:bookmarkStart w:name="_heading=h.7rbbgrubt9ed" w:colFirst="0" w:colLast="0" w:id="58"/>
      <w:bookmarkStart w:name="_Toc218788228" w:id="59"/>
      <w:bookmarkEnd w:id="58"/>
      <w:r>
        <w:lastRenderedPageBreak/>
        <w:t>Major Issues and Error Messages</w:t>
      </w:r>
      <w:bookmarkEnd w:id="59"/>
    </w:p>
    <w:p w:rsidR="009E249E" w:rsidP="001F26FD" w:rsidRDefault="00396E30" w14:paraId="6CE9D3DD" w14:textId="77777777">
      <w:pPr>
        <w:pStyle w:val="Heading2"/>
      </w:pPr>
      <w:bookmarkStart w:name="_Toc218788229" w:id="60"/>
      <w:r>
        <w:t>User access issues</w:t>
      </w:r>
      <w:bookmarkEnd w:id="60"/>
    </w:p>
    <w:p w:rsidR="009E249E" w:rsidP="001F26FD" w:rsidRDefault="00396E30" w14:paraId="303C938C" w14:textId="77777777">
      <w:pPr>
        <w:pStyle w:val="Heading3"/>
      </w:pPr>
      <w:bookmarkStart w:name="_Toc218788230" w:id="61"/>
      <w:r>
        <w:t>Login.gov issues</w:t>
      </w:r>
      <w:bookmarkEnd w:id="61"/>
    </w:p>
    <w:p w:rsidR="731174F4" w:rsidP="001F26FD" w:rsidRDefault="00396E30" w14:paraId="77FB1477" w14:textId="49A6560D">
      <w:r w:rsidRPr="731174F4">
        <w:t xml:space="preserve">If the representative is having trouble creating, managing, or signing in with their Login.gov account, they can visit the Login.gov </w:t>
      </w:r>
      <w:hyperlink r:id="rId78">
        <w:r w:rsidRPr="731174F4">
          <w:rPr>
            <w:u w:val="single"/>
          </w:rPr>
          <w:t>Help resources</w:t>
        </w:r>
      </w:hyperlink>
      <w:r w:rsidRPr="731174F4">
        <w:t xml:space="preserve"> for guidance</w:t>
      </w:r>
      <w:r w:rsidRPr="731174F4">
        <w:rPr>
          <w:i/>
          <w:iCs/>
        </w:rPr>
        <w:t>.</w:t>
      </w:r>
    </w:p>
    <w:p w:rsidR="5F4C9BC8" w:rsidP="00FE15B1" w:rsidRDefault="5F4C9BC8" w14:paraId="4310A96D" w14:textId="7DC4AB6B">
      <w:pPr>
        <w:pStyle w:val="Heading3"/>
      </w:pPr>
      <w:bookmarkStart w:name="_Toc218788231" w:id="62"/>
      <w:r w:rsidRPr="731174F4">
        <w:t>ID.me issues</w:t>
      </w:r>
      <w:bookmarkEnd w:id="62"/>
    </w:p>
    <w:p w:rsidR="5F4C9BC8" w:rsidP="001F26FD" w:rsidRDefault="5F4C9BC8" w14:paraId="369107DD" w14:textId="7B7F5A27">
      <w:pPr>
        <w:rPr>
          <w:i/>
          <w:iCs/>
        </w:rPr>
      </w:pPr>
      <w:r w:rsidRPr="731174F4">
        <w:t xml:space="preserve">If the representative is having trouble creating, managing, or signing in with their ID.me account, they can visit the ID.me </w:t>
      </w:r>
      <w:hyperlink r:id="rId79">
        <w:r w:rsidRPr="731174F4">
          <w:rPr>
            <w:rStyle w:val="Hyperlink"/>
          </w:rPr>
          <w:t>Help Center</w:t>
        </w:r>
      </w:hyperlink>
      <w:r w:rsidRPr="731174F4">
        <w:t xml:space="preserve">. </w:t>
      </w:r>
    </w:p>
    <w:p w:rsidR="009E249E" w:rsidP="001F26FD" w:rsidRDefault="00396E30" w14:paraId="52E83F1C" w14:textId="77777777">
      <w:pPr>
        <w:pStyle w:val="Heading3"/>
      </w:pPr>
      <w:bookmarkStart w:name="_Toc218788232" w:id="63"/>
      <w:r>
        <w:t>Accreditation not found</w:t>
      </w:r>
      <w:bookmarkEnd w:id="63"/>
    </w:p>
    <w:p w:rsidR="009E249E" w:rsidP="001F26FD" w:rsidRDefault="00396E30" w14:paraId="6173F183" w14:textId="77777777">
      <w:pPr>
        <w:rPr>
          <w:highlight w:val="white"/>
        </w:rPr>
      </w:pPr>
      <w:r w:rsidRPr="731174F4">
        <w:rPr>
          <w:highlight w:val="white"/>
        </w:rPr>
        <w:t xml:space="preserve">When a user signs in to the portal and the </w:t>
      </w:r>
      <w:r w:rsidRPr="731174F4">
        <w:rPr>
          <w:b/>
          <w:bCs/>
          <w:highlight w:val="white"/>
        </w:rPr>
        <w:t>current</w:t>
      </w:r>
      <w:r w:rsidRPr="731174F4">
        <w:rPr>
          <w:highlight w:val="white"/>
        </w:rPr>
        <w:t xml:space="preserve"> </w:t>
      </w:r>
      <w:r w:rsidRPr="731174F4">
        <w:rPr>
          <w:b/>
          <w:bCs/>
          <w:highlight w:val="white"/>
        </w:rPr>
        <w:t>accreditation cannot be verified</w:t>
      </w:r>
      <w:r w:rsidRPr="731174F4">
        <w:rPr>
          <w:highlight w:val="white"/>
        </w:rPr>
        <w:t>, they will be taken to an unauthorized dashboard. The dashboard displays an alert letting them know their accreditation couldn’t be verified. There are also links to help troubleshoot login issues and learn about the accreditation application process.</w:t>
      </w:r>
    </w:p>
    <w:p w:rsidRPr="00FE15B1" w:rsidR="009E249E" w:rsidP="00FE15B1" w:rsidRDefault="00396E30" w14:paraId="54343BEA" w14:textId="77777777">
      <w:pPr>
        <w:pStyle w:val="Heading4"/>
      </w:pPr>
      <w:bookmarkStart w:name="_Toc218788233" w:id="64"/>
      <w:r w:rsidRPr="00FE15B1">
        <w:t>Troubleshooting unverified accreditation</w:t>
      </w:r>
      <w:bookmarkEnd w:id="64"/>
    </w:p>
    <w:p w:rsidR="009E249E" w:rsidP="001F26FD" w:rsidRDefault="00396E30" w14:paraId="6082FA02" w14:textId="77777777">
      <w:r w:rsidRPr="731174F4">
        <w:t xml:space="preserve">If the user </w:t>
      </w:r>
      <w:r w:rsidRPr="731174F4">
        <w:rPr>
          <w:b/>
          <w:bCs/>
        </w:rPr>
        <w:t>is accredited</w:t>
      </w:r>
      <w:r w:rsidRPr="731174F4">
        <w:t xml:space="preserve"> but the portal </w:t>
      </w:r>
      <w:proofErr w:type="gramStart"/>
      <w:r w:rsidRPr="731174F4">
        <w:t>isn’t able to</w:t>
      </w:r>
      <w:proofErr w:type="gramEnd"/>
      <w:r w:rsidRPr="731174F4">
        <w:t xml:space="preserve"> verify their accreditation, ask the representative the following questions to help troubleshoot potential issues:</w:t>
      </w:r>
    </w:p>
    <w:p w:rsidR="731174F4" w:rsidP="001F26FD" w:rsidRDefault="731174F4" w14:paraId="4125703C" w14:textId="0FDC40CF"/>
    <w:p w:rsidR="3107BF59" w:rsidP="001F26FD" w:rsidRDefault="3107BF59" w14:paraId="6FCBC7B6" w14:textId="3FBF796C">
      <w:r w:rsidRPr="731174F4">
        <w:t xml:space="preserve">Reference: </w:t>
      </w:r>
      <w:hyperlink r:id="rId80">
        <w:r w:rsidRPr="731174F4">
          <w:rPr>
            <w:rStyle w:val="Hyperlink"/>
          </w:rPr>
          <w:t>OGC Accreditation Search</w:t>
        </w:r>
      </w:hyperlink>
    </w:p>
    <w:p w:rsidR="009E249E" w:rsidP="001F26FD" w:rsidRDefault="009E249E" w14:paraId="6B699379" w14:textId="77777777"/>
    <w:p w:rsidR="009E249E" w:rsidP="001F26FD" w:rsidRDefault="00396E30" w14:paraId="61F5D812" w14:textId="1919E1D3">
      <w:pPr>
        <w:pStyle w:val="ListParagraph"/>
        <w:numPr>
          <w:ilvl w:val="0"/>
          <w:numId w:val="6"/>
        </w:numPr>
      </w:pPr>
      <w:r w:rsidRPr="731174F4">
        <w:t>Is your email address on file with OGC correct</w:t>
      </w:r>
      <w:r w:rsidRPr="731174F4" w:rsidR="337A5D2F">
        <w:t xml:space="preserve"> or missing</w:t>
      </w:r>
      <w:r w:rsidRPr="731174F4">
        <w:t xml:space="preserve">? </w:t>
      </w:r>
    </w:p>
    <w:p w:rsidR="009E249E" w:rsidP="001F26FD" w:rsidRDefault="00396E30" w14:paraId="1400B697" w14:textId="77777777">
      <w:pPr>
        <w:pStyle w:val="ListParagraph"/>
        <w:numPr>
          <w:ilvl w:val="1"/>
          <w:numId w:val="6"/>
        </w:numPr>
      </w:pPr>
      <w:r w:rsidRPr="731174F4">
        <w:t>If not, update your OGC contact information.</w:t>
      </w:r>
    </w:p>
    <w:p w:rsidR="7ADC6FBB" w:rsidP="001F26FD" w:rsidRDefault="7ADC6FBB" w14:paraId="7FE0476D" w14:textId="5163B803">
      <w:pPr>
        <w:pStyle w:val="ListParagraph"/>
        <w:numPr>
          <w:ilvl w:val="2"/>
          <w:numId w:val="6"/>
        </w:numPr>
      </w:pPr>
      <w:r w:rsidRPr="731174F4">
        <w:t>For accredited representatives, contact your certifying official to update your information with OGC.</w:t>
      </w:r>
      <w:r w:rsidRPr="731174F4" w:rsidR="013447EA">
        <w:t xml:space="preserve"> They can email </w:t>
      </w:r>
      <w:hyperlink r:id="rId81">
        <w:r w:rsidRPr="731174F4" w:rsidR="013447EA">
          <w:rPr>
            <w:rStyle w:val="Hyperlink"/>
          </w:rPr>
          <w:t>AccreditationMailbox@va.gov</w:t>
        </w:r>
      </w:hyperlink>
      <w:r w:rsidRPr="731174F4" w:rsidR="013447EA">
        <w:t>.</w:t>
      </w:r>
    </w:p>
    <w:p w:rsidR="013447EA" w:rsidP="001F26FD" w:rsidRDefault="013447EA" w14:paraId="289330D7" w14:textId="1E90A008">
      <w:pPr>
        <w:pStyle w:val="ListParagraph"/>
        <w:numPr>
          <w:ilvl w:val="2"/>
          <w:numId w:val="6"/>
        </w:numPr>
      </w:pPr>
      <w:r w:rsidRPr="731174F4">
        <w:t xml:space="preserve">For attorneys and claims agents, contact OGC directly with your updated info: </w:t>
      </w:r>
      <w:hyperlink r:id="rId82">
        <w:r w:rsidRPr="731174F4">
          <w:rPr>
            <w:rStyle w:val="Hyperlink"/>
          </w:rPr>
          <w:t>AccreditationMailbox@va.gov</w:t>
        </w:r>
      </w:hyperlink>
    </w:p>
    <w:p w:rsidR="009E249E" w:rsidP="001F26FD" w:rsidRDefault="00396E30" w14:paraId="3F23C04B" w14:textId="58A49153">
      <w:pPr>
        <w:pStyle w:val="ListParagraph"/>
        <w:numPr>
          <w:ilvl w:val="0"/>
          <w:numId w:val="6"/>
        </w:numPr>
      </w:pPr>
      <w:r w:rsidRPr="731174F4">
        <w:t xml:space="preserve">Is the email you have on file with OGC associated with your Login.gov </w:t>
      </w:r>
      <w:r w:rsidRPr="731174F4" w:rsidR="355336E1">
        <w:t xml:space="preserve">or ID.me </w:t>
      </w:r>
      <w:r w:rsidRPr="731174F4">
        <w:t xml:space="preserve">account? </w:t>
      </w:r>
    </w:p>
    <w:p w:rsidR="00396E30" w:rsidP="001F26FD" w:rsidRDefault="00396E30" w14:paraId="7631BAAF" w14:textId="48E4742B">
      <w:pPr>
        <w:pStyle w:val="ListParagraph"/>
        <w:numPr>
          <w:ilvl w:val="1"/>
          <w:numId w:val="6"/>
        </w:numPr>
      </w:pPr>
      <w:r w:rsidRPr="731174F4">
        <w:t>If not,</w:t>
      </w:r>
      <w:r w:rsidRPr="731174F4" w:rsidR="0D27959B">
        <w:t xml:space="preserve"> add it to your account: </w:t>
      </w:r>
    </w:p>
    <w:p w:rsidR="0D27959B" w:rsidP="001F26FD" w:rsidRDefault="0D27959B" w14:paraId="1B6F63AD" w14:textId="29D1D03C">
      <w:pPr>
        <w:pStyle w:val="ListParagraph"/>
        <w:numPr>
          <w:ilvl w:val="2"/>
          <w:numId w:val="6"/>
        </w:numPr>
      </w:pPr>
      <w:r w:rsidRPr="731174F4">
        <w:t xml:space="preserve">For </w:t>
      </w:r>
      <w:r w:rsidRPr="731174F4" w:rsidR="00396E30">
        <w:t>Login.gov</w:t>
      </w:r>
      <w:r w:rsidRPr="731174F4" w:rsidR="5A4DFB6F">
        <w:t>, go to</w:t>
      </w:r>
      <w:r w:rsidRPr="731174F4" w:rsidR="00396E30">
        <w:t xml:space="preserve"> </w:t>
      </w:r>
      <w:hyperlink r:id="rId83">
        <w:r w:rsidRPr="001F26FD" w:rsidR="7FF95C02">
          <w:rPr>
            <w:rStyle w:val="Hyperlink"/>
            <w:lang w:val="en"/>
          </w:rPr>
          <w:t>https://secure.login.gov/account</w:t>
        </w:r>
      </w:hyperlink>
      <w:r w:rsidRPr="001F26FD" w:rsidR="5048B727">
        <w:rPr>
          <w:lang w:val="en"/>
        </w:rPr>
        <w:t xml:space="preserve"> and </w:t>
      </w:r>
      <w:r w:rsidRPr="001F26FD" w:rsidR="5048B727">
        <w:rPr>
          <w:b/>
          <w:bCs/>
          <w:lang w:val="en"/>
        </w:rPr>
        <w:t>Email addresses</w:t>
      </w:r>
    </w:p>
    <w:p w:rsidR="5048B727" w:rsidP="001F26FD" w:rsidRDefault="5048B727" w14:paraId="19C2C2BD" w14:textId="3E4ACAC9">
      <w:pPr>
        <w:pStyle w:val="ListParagraph"/>
        <w:numPr>
          <w:ilvl w:val="3"/>
          <w:numId w:val="6"/>
        </w:numPr>
      </w:pPr>
      <w:r w:rsidRPr="731174F4">
        <w:t>Add email address associated with OGC</w:t>
      </w:r>
    </w:p>
    <w:p w:rsidR="5048B727" w:rsidP="001F26FD" w:rsidRDefault="5048B727" w14:paraId="2C793697" w14:textId="14A18012">
      <w:pPr>
        <w:pStyle w:val="ListParagraph"/>
        <w:numPr>
          <w:ilvl w:val="3"/>
          <w:numId w:val="6"/>
        </w:numPr>
      </w:pPr>
      <w:r w:rsidRPr="731174F4">
        <w:t>You’ll receive an email to confirm</w:t>
      </w:r>
    </w:p>
    <w:p w:rsidR="5048B727" w:rsidP="001F26FD" w:rsidRDefault="5048B727" w14:paraId="7927EBF9" w14:textId="4549A855">
      <w:pPr>
        <w:pStyle w:val="ListParagraph"/>
        <w:numPr>
          <w:ilvl w:val="3"/>
          <w:numId w:val="6"/>
        </w:numPr>
      </w:pPr>
      <w:r w:rsidRPr="731174F4">
        <w:lastRenderedPageBreak/>
        <w:t>Go back to your Login.gov and verify that your new email address has been added</w:t>
      </w:r>
    </w:p>
    <w:p w:rsidR="5048B727" w:rsidP="001F26FD" w:rsidRDefault="5048B727" w14:paraId="3648C503" w14:textId="7B85624D">
      <w:pPr>
        <w:pStyle w:val="ListParagraph"/>
        <w:numPr>
          <w:ilvl w:val="2"/>
          <w:numId w:val="6"/>
        </w:numPr>
      </w:pPr>
      <w:r w:rsidRPr="731174F4">
        <w:t xml:space="preserve">For ID.me, go to </w:t>
      </w:r>
      <w:hyperlink r:id="rId84">
        <w:r w:rsidRPr="731174F4" w:rsidR="00969749">
          <w:rPr>
            <w:rStyle w:val="Hyperlink"/>
          </w:rPr>
          <w:t>https://account.id.me/overview</w:t>
        </w:r>
      </w:hyperlink>
    </w:p>
    <w:p w:rsidR="00969749" w:rsidP="001F26FD" w:rsidRDefault="00969749" w14:paraId="4CFA6900" w14:textId="161486B2">
      <w:pPr>
        <w:pStyle w:val="ListParagraph"/>
        <w:numPr>
          <w:ilvl w:val="3"/>
          <w:numId w:val="6"/>
        </w:numPr>
      </w:pPr>
      <w:r w:rsidRPr="731174F4">
        <w:t>Go to Manage your profile</w:t>
      </w:r>
    </w:p>
    <w:p w:rsidR="00969749" w:rsidP="001F26FD" w:rsidRDefault="00969749" w14:paraId="568969EA" w14:textId="2B6C8606">
      <w:pPr>
        <w:pStyle w:val="ListParagraph"/>
        <w:numPr>
          <w:ilvl w:val="3"/>
          <w:numId w:val="6"/>
        </w:numPr>
      </w:pPr>
      <w:r w:rsidRPr="731174F4">
        <w:t>Add email address associated with OGC</w:t>
      </w:r>
    </w:p>
    <w:p w:rsidR="009E249E" w:rsidP="001F26FD" w:rsidRDefault="00396E30" w14:paraId="608AE5E7" w14:textId="77777777">
      <w:pPr>
        <w:pStyle w:val="ListParagraph"/>
        <w:numPr>
          <w:ilvl w:val="0"/>
          <w:numId w:val="6"/>
        </w:numPr>
      </w:pPr>
      <w:r>
        <w:t>Is the email you have on file with OGC unique to you?</w:t>
      </w:r>
    </w:p>
    <w:p w:rsidR="009E249E" w:rsidP="001F26FD" w:rsidRDefault="00396E30" w14:paraId="7DC5DA82" w14:textId="067B4FC0">
      <w:pPr>
        <w:pStyle w:val="ListParagraph"/>
        <w:numPr>
          <w:ilvl w:val="1"/>
          <w:numId w:val="6"/>
        </w:numPr>
      </w:pPr>
      <w:r w:rsidRPr="731174F4">
        <w:t xml:space="preserve">If not, you will not be able to use that shared email address to sign in to the portal. You will need to update your OGC contact information to use an email that is unique to </w:t>
      </w:r>
      <w:proofErr w:type="gramStart"/>
      <w:r w:rsidRPr="731174F4">
        <w:t>you,</w:t>
      </w:r>
      <w:r w:rsidRPr="731174F4" w:rsidR="113DF9EC">
        <w:t xml:space="preserve"> </w:t>
      </w:r>
      <w:r w:rsidRPr="731174F4">
        <w:t>and</w:t>
      </w:r>
      <w:proofErr w:type="gramEnd"/>
      <w:r w:rsidRPr="731174F4">
        <w:t xml:space="preserve"> then associate that email with your Login.gov </w:t>
      </w:r>
      <w:r w:rsidR="008916B1">
        <w:t xml:space="preserve">or ID.me </w:t>
      </w:r>
      <w:r w:rsidRPr="731174F4">
        <w:t>account.</w:t>
      </w:r>
    </w:p>
    <w:p w:rsidRPr="00FE15B1" w:rsidR="009E249E" w:rsidP="00FE15B1" w:rsidRDefault="00396E30" w14:paraId="1805F828" w14:textId="77777777">
      <w:pPr>
        <w:pStyle w:val="Heading4"/>
      </w:pPr>
      <w:bookmarkStart w:name="_Toc218788234" w:id="65"/>
      <w:r w:rsidRPr="00FE15B1">
        <w:t>Additional user access troubleshooting</w:t>
      </w:r>
      <w:bookmarkEnd w:id="65"/>
    </w:p>
    <w:p w:rsidR="009E249E" w:rsidP="001F26FD" w:rsidRDefault="009E249E" w14:paraId="3FE9F23F" w14:textId="77777777"/>
    <w:p w:rsidR="009E249E" w:rsidP="001F26FD" w:rsidRDefault="00396E30" w14:paraId="490EBFCF" w14:textId="77777777">
      <w:pPr>
        <w:pStyle w:val="ListParagraph"/>
        <w:numPr>
          <w:ilvl w:val="0"/>
          <w:numId w:val="2"/>
        </w:numPr>
      </w:pPr>
      <w:hyperlink w:anchor="_heading=h.g1hstiymyoz5">
        <w:r w:rsidRPr="001F26FD">
          <w:rPr>
            <w:u w:val="single"/>
          </w:rPr>
          <w:t>Signing in to the portal</w:t>
        </w:r>
      </w:hyperlink>
      <w:r>
        <w:t xml:space="preserve"> (in this document)</w:t>
      </w:r>
    </w:p>
    <w:p w:rsidR="009E249E" w:rsidP="001F26FD" w:rsidRDefault="00396E30" w14:paraId="04F3677C" w14:textId="77777777">
      <w:pPr>
        <w:pStyle w:val="ListParagraph"/>
        <w:numPr>
          <w:ilvl w:val="0"/>
          <w:numId w:val="2"/>
        </w:numPr>
      </w:pPr>
      <w:hyperlink r:id="rId85">
        <w:r w:rsidRPr="001F26FD">
          <w:rPr>
            <w:u w:val="single"/>
          </w:rPr>
          <w:t>Help page &gt; Creating your account</w:t>
        </w:r>
      </w:hyperlink>
      <w:r>
        <w:t xml:space="preserve"> (in the portal)</w:t>
      </w:r>
    </w:p>
    <w:p w:rsidR="009E249E" w:rsidP="001F26FD" w:rsidRDefault="009E249E" w14:paraId="1F72F646" w14:textId="77777777"/>
    <w:p w:rsidR="009E249E" w:rsidP="001F26FD" w:rsidRDefault="00396E30" w14:paraId="48EDA63A" w14:textId="38099DD1">
      <w:r>
        <w:t xml:space="preserve">If the representative has tried all troubleshooting steps and the issue still cannot be resolved, you should escalate the problem to the portal team at </w:t>
      </w:r>
      <w:hyperlink r:id="rId86">
        <w:r>
          <w:rPr>
            <w:u w:val="single"/>
          </w:rPr>
          <w:t>RepresentativePortalHelp@va.gov</w:t>
        </w:r>
      </w:hyperlink>
      <w:r>
        <w:t>.</w:t>
      </w:r>
      <w:r>
        <w:br w:type="page"/>
      </w:r>
    </w:p>
    <w:p w:rsidR="009E249E" w:rsidP="001F26FD" w:rsidRDefault="00FE15B1" w14:paraId="4BA5E766" w14:textId="2D6F8E45">
      <w:pPr>
        <w:pStyle w:val="Heading2"/>
      </w:pPr>
      <w:bookmarkStart w:name="_Toc218788235" w:id="66"/>
      <w:r>
        <w:rPr>
          <w:noProof/>
        </w:rPr>
        <w:lastRenderedPageBreak/>
        <w:drawing>
          <wp:anchor distT="114300" distB="114300" distL="114300" distR="114300" simplePos="0" relativeHeight="251708416" behindDoc="0" locked="0" layoutInCell="1" hidden="0" allowOverlap="1" wp14:anchorId="7F4ECB84" wp14:editId="0B9B07C2">
            <wp:simplePos x="0" y="0"/>
            <wp:positionH relativeFrom="column">
              <wp:posOffset>1993</wp:posOffset>
            </wp:positionH>
            <wp:positionV relativeFrom="paragraph">
              <wp:posOffset>257175</wp:posOffset>
            </wp:positionV>
            <wp:extent cx="3486150" cy="3171825"/>
            <wp:effectExtent l="12700" t="12700" r="12700" b="12700"/>
            <wp:wrapTopAndBottom distT="114300" distB="114300"/>
            <wp:docPr id="145503612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2"/>
                    <a:srcRect l="10315" t="3605" r="12630" b="16346"/>
                    <a:stretch>
                      <a:fillRect/>
                    </a:stretch>
                  </pic:blipFill>
                  <pic:spPr>
                    <a:xfrm>
                      <a:off x="0" y="0"/>
                      <a:ext cx="3486150" cy="3171825"/>
                    </a:xfrm>
                    <a:prstGeom prst="rect">
                      <a:avLst/>
                    </a:prstGeom>
                    <a:ln w="12700">
                      <a:solidFill>
                        <a:srgbClr val="000000"/>
                      </a:solidFill>
                      <a:prstDash val="solid"/>
                    </a:ln>
                  </pic:spPr>
                </pic:pic>
              </a:graphicData>
            </a:graphic>
          </wp:anchor>
        </w:drawing>
      </w:r>
      <w:r w:rsidR="00396E30">
        <w:t>Representation request issues</w:t>
      </w:r>
      <w:bookmarkEnd w:id="66"/>
    </w:p>
    <w:p w:rsidR="009E249E" w:rsidP="001F26FD" w:rsidRDefault="00396E30" w14:paraId="3B68D9FA" w14:textId="0B91EBE3">
      <w:pPr>
        <w:pStyle w:val="Heading3"/>
        <w:rPr>
          <w:color w:val="000000"/>
        </w:rPr>
      </w:pPr>
      <w:bookmarkStart w:name="_Toc218788236" w:id="67"/>
      <w:r w:rsidRPr="731174F4">
        <w:t>Request failed to process</w:t>
      </w:r>
      <w:bookmarkEnd w:id="67"/>
    </w:p>
    <w:p w:rsidR="009E249E" w:rsidP="001F26FD" w:rsidRDefault="00396E30" w14:paraId="50F37D40" w14:textId="127CA3E6">
      <w:r w:rsidRPr="731174F4">
        <w:t>Typically, a representation request will process within 1-2 minutes. Occasionally, there may be a problem processing the request. When this happens, representatives and claimants will be notified that the request failed to process.</w:t>
      </w:r>
    </w:p>
    <w:p w:rsidR="009E249E" w:rsidP="001F26FD" w:rsidRDefault="009E249E" w14:paraId="08CE6F91" w14:textId="7F72DF03"/>
    <w:p w:rsidR="00FE15B1" w:rsidP="00FE15B1" w:rsidRDefault="00396E30" w14:paraId="2CFDCEB1" w14:textId="64066FC5">
      <w:r>
        <w:t xml:space="preserve">In the portal, </w:t>
      </w:r>
      <w:r>
        <w:rPr>
          <w:b/>
          <w:bCs/>
        </w:rPr>
        <w:t>messages will be displayed</w:t>
      </w:r>
      <w:r>
        <w:t xml:space="preserve"> on the request card and request details page, notifying the representative that the request cannot be processed. </w:t>
      </w:r>
    </w:p>
    <w:p w:rsidR="00FE15B1" w:rsidP="001F26FD" w:rsidRDefault="00FE15B1" w14:paraId="2F5CD47E" w14:textId="1750B666">
      <w:r>
        <w:rPr>
          <w:noProof/>
        </w:rPr>
        <w:drawing>
          <wp:anchor distT="114300" distB="114300" distL="114300" distR="114300" simplePos="0" relativeHeight="251751424" behindDoc="0" locked="0" layoutInCell="1" hidden="0" allowOverlap="1" wp14:anchorId="0E72371E" wp14:editId="4EB943BD">
            <wp:simplePos x="0" y="0"/>
            <wp:positionH relativeFrom="column">
              <wp:posOffset>0</wp:posOffset>
            </wp:positionH>
            <wp:positionV relativeFrom="paragraph">
              <wp:posOffset>328295</wp:posOffset>
            </wp:positionV>
            <wp:extent cx="3857625" cy="1123314"/>
            <wp:effectExtent l="12700" t="12700" r="12700" b="12700"/>
            <wp:wrapTopAndBottom distT="114300" distB="114300"/>
            <wp:docPr id="1455036133" name="image33.png" descr="A close-up of a contact form&#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33" name="image33.png" descr="A close-up of a contact form&#10;&#10;AI-generated content may be incorrect."/>
                    <pic:cNvPicPr preferRelativeResize="0"/>
                  </pic:nvPicPr>
                  <pic:blipFill>
                    <a:blip r:embed="rId87"/>
                    <a:srcRect l="844" t="10796" r="854" b="10508"/>
                    <a:stretch>
                      <a:fillRect/>
                    </a:stretch>
                  </pic:blipFill>
                  <pic:spPr>
                    <a:xfrm>
                      <a:off x="0" y="0"/>
                      <a:ext cx="3857625" cy="1123314"/>
                    </a:xfrm>
                    <a:prstGeom prst="rect">
                      <a:avLst/>
                    </a:prstGeom>
                    <a:ln w="12700">
                      <a:solidFill>
                        <a:srgbClr val="000000"/>
                      </a:solidFill>
                      <a:prstDash val="solid"/>
                    </a:ln>
                  </pic:spPr>
                </pic:pic>
              </a:graphicData>
            </a:graphic>
          </wp:anchor>
        </w:drawing>
      </w:r>
    </w:p>
    <w:p w:rsidR="00FE15B1" w:rsidP="00FE15B1" w:rsidRDefault="00FE15B1" w14:paraId="003BD455" w14:textId="77777777">
      <w:r>
        <w:rPr>
          <w:noProof/>
        </w:rPr>
        <w:lastRenderedPageBreak/>
        <w:drawing>
          <wp:anchor distT="114300" distB="114300" distL="114300" distR="114300" simplePos="0" relativeHeight="251710464" behindDoc="0" locked="0" layoutInCell="1" hidden="0" allowOverlap="1" wp14:anchorId="69790F15" wp14:editId="3E9AFE31">
            <wp:simplePos x="0" y="0"/>
            <wp:positionH relativeFrom="column">
              <wp:posOffset>57815</wp:posOffset>
            </wp:positionH>
            <wp:positionV relativeFrom="paragraph">
              <wp:posOffset>181300</wp:posOffset>
            </wp:positionV>
            <wp:extent cx="4576763" cy="5798263"/>
            <wp:effectExtent l="12700" t="12700" r="12700" b="12700"/>
            <wp:wrapTopAndBottom distT="114300" distB="114300"/>
            <wp:docPr id="1455036116"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88"/>
                    <a:srcRect l="11050" t="2537" r="35326" b="3264"/>
                    <a:stretch>
                      <a:fillRect/>
                    </a:stretch>
                  </pic:blipFill>
                  <pic:spPr>
                    <a:xfrm>
                      <a:off x="0" y="0"/>
                      <a:ext cx="4576763" cy="5798263"/>
                    </a:xfrm>
                    <a:prstGeom prst="rect">
                      <a:avLst/>
                    </a:prstGeom>
                    <a:ln w="12700">
                      <a:solidFill>
                        <a:srgbClr val="000000"/>
                      </a:solidFill>
                      <a:prstDash val="solid"/>
                    </a:ln>
                  </pic:spPr>
                </pic:pic>
              </a:graphicData>
            </a:graphic>
          </wp:anchor>
        </w:drawing>
      </w:r>
    </w:p>
    <w:p w:rsidR="00FE15B1" w:rsidP="00FE15B1" w:rsidRDefault="00FE15B1" w14:paraId="607AF058" w14:textId="770B1BF1">
      <w:r w:rsidRPr="731174F4">
        <w:rPr>
          <w:b/>
          <w:bCs/>
        </w:rPr>
        <w:t>An email will be sent</w:t>
      </w:r>
      <w:r w:rsidRPr="731174F4">
        <w:t xml:space="preserve"> to the representative and the Veteran letting them know the request couldn’t be processed. </w:t>
      </w:r>
    </w:p>
    <w:p w:rsidR="00FE15B1" w:rsidP="00FE15B1" w:rsidRDefault="00FE15B1" w14:paraId="67634C8A" w14:textId="77777777"/>
    <w:p w:rsidR="00FE15B1" w:rsidP="00FE15B1" w:rsidRDefault="00FE15B1" w14:paraId="677C2B8A" w14:textId="77777777">
      <w:r>
        <w:rPr>
          <w:b/>
          <w:bCs/>
        </w:rPr>
        <w:t>Note:</w:t>
      </w:r>
      <w:r>
        <w:t xml:space="preserve"> Email notifications will be sent to the email that the representative has on file with OGC.</w:t>
      </w:r>
    </w:p>
    <w:p w:rsidR="00FE15B1" w:rsidP="00FE15B1" w:rsidRDefault="00FE15B1" w14:paraId="73FA5CAE" w14:textId="77777777"/>
    <w:p w:rsidR="009E249E" w:rsidP="00FE15B1" w:rsidRDefault="00FE15B1" w14:paraId="6F3CFA78" w14:textId="26932996">
      <w:r>
        <w:rPr>
          <w:noProof/>
        </w:rPr>
        <w:lastRenderedPageBreak/>
        <w:drawing>
          <wp:anchor distT="114300" distB="114300" distL="114300" distR="114300" simplePos="0" relativeHeight="251711488" behindDoc="0" locked="0" layoutInCell="1" hidden="0" allowOverlap="1" wp14:anchorId="23ADA9E0" wp14:editId="0B3C6ECE">
            <wp:simplePos x="0" y="0"/>
            <wp:positionH relativeFrom="column">
              <wp:posOffset>12700</wp:posOffset>
            </wp:positionH>
            <wp:positionV relativeFrom="paragraph">
              <wp:posOffset>12700</wp:posOffset>
            </wp:positionV>
            <wp:extent cx="2854960" cy="3708400"/>
            <wp:effectExtent l="12700" t="12700" r="15240" b="12700"/>
            <wp:wrapTopAndBottom distT="114300" distB="114300"/>
            <wp:docPr id="1455036140"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89"/>
                    <a:srcRect l="6682" t="1207" r="7874" b="5231"/>
                    <a:stretch>
                      <a:fillRect/>
                    </a:stretch>
                  </pic:blipFill>
                  <pic:spPr>
                    <a:xfrm>
                      <a:off x="0" y="0"/>
                      <a:ext cx="2854960" cy="3708400"/>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Pr>
          <w:noProof/>
        </w:rPr>
        <w:drawing>
          <wp:inline distT="114300" distB="114300" distL="114300" distR="114300" wp14:anchorId="22E734EF" wp14:editId="5DDE6EB0">
            <wp:extent cx="2854960" cy="3541097"/>
            <wp:effectExtent l="12700" t="12700" r="15240" b="15240"/>
            <wp:docPr id="1455036153" name="image54.png" descr="A screenshot of a phone&#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53" name="image54.png" descr="A screenshot of a phone&#10;&#10;AI-generated content may be incorrect."/>
                    <pic:cNvPicPr preferRelativeResize="0"/>
                  </pic:nvPicPr>
                  <pic:blipFill>
                    <a:blip r:embed="rId90"/>
                    <a:srcRect l="6665" t="1638" r="7141" b="6352"/>
                    <a:stretch>
                      <a:fillRect/>
                    </a:stretch>
                  </pic:blipFill>
                  <pic:spPr>
                    <a:xfrm>
                      <a:off x="0" y="0"/>
                      <a:ext cx="2865101" cy="3553675"/>
                    </a:xfrm>
                    <a:prstGeom prst="rect">
                      <a:avLst/>
                    </a:prstGeom>
                    <a:ln w="12700">
                      <a:solidFill>
                        <a:srgbClr val="000000"/>
                      </a:solidFill>
                      <a:prstDash val="solid"/>
                    </a:ln>
                  </pic:spPr>
                </pic:pic>
              </a:graphicData>
            </a:graphic>
          </wp:inline>
        </w:drawing>
      </w:r>
      <w:r w:rsidRPr="731174F4" w:rsidR="00396E30">
        <w:br w:type="page"/>
      </w:r>
    </w:p>
    <w:p w:rsidR="009E249E" w:rsidP="00FE15B1" w:rsidRDefault="00396E30" w14:paraId="3A3A24C2" w14:textId="4D493F0A">
      <w:pPr>
        <w:pStyle w:val="Heading5"/>
      </w:pPr>
      <w:bookmarkStart w:name="_Toc218788237" w:id="68"/>
      <w:r>
        <w:lastRenderedPageBreak/>
        <w:t>Resolving a failed request</w:t>
      </w:r>
      <w:bookmarkEnd w:id="68"/>
    </w:p>
    <w:p w:rsidR="009E249E" w:rsidP="001F26FD" w:rsidRDefault="00396E30" w14:paraId="0ECDA0F7" w14:textId="77777777">
      <w:r w:rsidRPr="731174F4">
        <w:t xml:space="preserve">When a request fails to process, the Veteran will need to submit a new online </w:t>
      </w:r>
      <w:hyperlink r:id="rId91">
        <w:r w:rsidRPr="731174F4">
          <w:rPr>
            <w:u w:val="single"/>
          </w:rPr>
          <w:t>VA Form 21-22</w:t>
        </w:r>
      </w:hyperlink>
      <w:r w:rsidRPr="731174F4">
        <w:t xml:space="preserve"> that will populate in the portal for the representative to accept.</w:t>
      </w:r>
    </w:p>
    <w:p w:rsidR="009E249E" w:rsidP="001F26FD" w:rsidRDefault="00396E30" w14:paraId="666C9DC6" w14:textId="77777777">
      <w:pPr>
        <w:pStyle w:val="Heading2"/>
      </w:pPr>
      <w:bookmarkStart w:name="_Toc218788238" w:id="69"/>
      <w:r>
        <w:t>Submission Issues</w:t>
      </w:r>
      <w:bookmarkEnd w:id="69"/>
      <w:r>
        <w:t xml:space="preserve"> </w:t>
      </w:r>
    </w:p>
    <w:p w:rsidR="009E249E" w:rsidP="001F26FD" w:rsidRDefault="00396E30" w14:paraId="3492E713" w14:textId="77777777">
      <w:pPr>
        <w:pStyle w:val="Heading3"/>
      </w:pPr>
      <w:bookmarkStart w:name="_Toc218788239" w:id="70"/>
      <w:r>
        <w:t>Upload errors</w:t>
      </w:r>
      <w:bookmarkEnd w:id="70"/>
    </w:p>
    <w:p w:rsidR="00FE15B1" w:rsidP="001F26FD" w:rsidRDefault="00396E30" w14:paraId="26B80007" w14:textId="3A61268D">
      <w:r w:rsidRPr="731174F4">
        <w:t xml:space="preserve">While a </w:t>
      </w:r>
      <w:r w:rsidR="00C74330">
        <w:t>PDF f</w:t>
      </w:r>
      <w:r w:rsidRPr="731174F4">
        <w:t xml:space="preserve">orm is uploading, the representative may receive an error message stating </w:t>
      </w:r>
      <w:r w:rsidRPr="00432E75">
        <w:rPr>
          <w:b/>
          <w:bCs/>
        </w:rPr>
        <w:t>Upload a completed VA Form [form-</w:t>
      </w:r>
      <w:r w:rsidRPr="00432E75" w:rsidR="00C74330">
        <w:rPr>
          <w:b/>
          <w:bCs/>
        </w:rPr>
        <w:t>number</w:t>
      </w:r>
      <w:r w:rsidRPr="00432E75">
        <w:rPr>
          <w:b/>
          <w:bCs/>
        </w:rPr>
        <w:t>]</w:t>
      </w:r>
      <w:r w:rsidRPr="731174F4">
        <w:t>.</w:t>
      </w:r>
      <w:r w:rsidR="00432E75">
        <w:t xml:space="preserve"> </w:t>
      </w:r>
      <w:r w:rsidRPr="731174F4">
        <w:t>This error will clear once the form has finished uploading.</w:t>
      </w:r>
    </w:p>
    <w:p w:rsidR="009E249E" w:rsidP="001F26FD" w:rsidRDefault="00FE15B1" w14:paraId="26AB9292" w14:textId="3F35AB28">
      <w:r>
        <w:rPr>
          <w:noProof/>
        </w:rPr>
        <w:drawing>
          <wp:anchor distT="114300" distB="114300" distL="114300" distR="114300" simplePos="0" relativeHeight="251753472" behindDoc="0" locked="0" layoutInCell="1" hidden="0" allowOverlap="1" wp14:anchorId="39464301" wp14:editId="312FFA69">
            <wp:simplePos x="0" y="0"/>
            <wp:positionH relativeFrom="column">
              <wp:posOffset>0</wp:posOffset>
            </wp:positionH>
            <wp:positionV relativeFrom="paragraph">
              <wp:posOffset>328295</wp:posOffset>
            </wp:positionV>
            <wp:extent cx="3781425" cy="2828925"/>
            <wp:effectExtent l="12700" t="12700" r="12700" b="12700"/>
            <wp:wrapTopAndBottom distT="114300" distB="114300"/>
            <wp:docPr id="1455036131" name="image2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31" name="image25.png" descr="A screenshot of a computer&#10;&#10;AI-generated content may be incorrect."/>
                    <pic:cNvPicPr preferRelativeResize="0"/>
                  </pic:nvPicPr>
                  <pic:blipFill>
                    <a:blip r:embed="rId92"/>
                    <a:srcRect l="4527" t="3692" r="17322" b="11931"/>
                    <a:stretch>
                      <a:fillRect/>
                    </a:stretch>
                  </pic:blipFill>
                  <pic:spPr>
                    <a:xfrm>
                      <a:off x="0" y="0"/>
                      <a:ext cx="3781425" cy="2828925"/>
                    </a:xfrm>
                    <a:prstGeom prst="rect">
                      <a:avLst/>
                    </a:prstGeom>
                    <a:ln w="12700">
                      <a:solidFill>
                        <a:srgbClr val="000000"/>
                      </a:solidFill>
                      <a:prstDash val="solid"/>
                    </a:ln>
                  </pic:spPr>
                </pic:pic>
              </a:graphicData>
            </a:graphic>
          </wp:anchor>
        </w:drawing>
      </w:r>
    </w:p>
    <w:p w:rsidR="00FE15B1" w:rsidP="001F26FD" w:rsidRDefault="00FE15B1" w14:paraId="10662035" w14:textId="77777777"/>
    <w:p w:rsidR="009E249E" w:rsidP="001F26FD" w:rsidRDefault="00396E30" w14:paraId="14694F36" w14:textId="79BA04F5">
      <w:r w:rsidRPr="731174F4">
        <w:t xml:space="preserve">If the representative attempts to proceed without uploading </w:t>
      </w:r>
      <w:r w:rsidR="00C74330">
        <w:t>a</w:t>
      </w:r>
      <w:r w:rsidRPr="731174F4">
        <w:t xml:space="preserve"> required form, </w:t>
      </w:r>
      <w:r w:rsidR="00C74330">
        <w:t xml:space="preserve">or before a require form has completed uploading, </w:t>
      </w:r>
      <w:r w:rsidRPr="731174F4">
        <w:t xml:space="preserve">they’ll receive an error message stating </w:t>
      </w:r>
      <w:r w:rsidRPr="00432E75">
        <w:rPr>
          <w:b/>
          <w:bCs/>
        </w:rPr>
        <w:t>Upload a completed VA Form [form-n</w:t>
      </w:r>
      <w:r w:rsidRPr="00432E75" w:rsidR="00C74330">
        <w:rPr>
          <w:b/>
          <w:bCs/>
        </w:rPr>
        <w:t>umber</w:t>
      </w:r>
      <w:r w:rsidRPr="00432E75">
        <w:rPr>
          <w:b/>
          <w:bCs/>
        </w:rPr>
        <w:t>]</w:t>
      </w:r>
      <w:r w:rsidR="00432E75">
        <w:t>.</w:t>
      </w:r>
      <w:r w:rsidRPr="731174F4">
        <w:rPr>
          <w:b/>
          <w:bCs/>
        </w:rPr>
        <w:t xml:space="preserve"> </w:t>
      </w:r>
      <w:r w:rsidRPr="731174F4">
        <w:t xml:space="preserve">Once </w:t>
      </w:r>
      <w:r w:rsidR="00C74330">
        <w:t>the form is successfully uploaded</w:t>
      </w:r>
      <w:r w:rsidRPr="731174F4">
        <w:t>, the error will clear, and they’ll be able to continue the submission process.</w:t>
      </w:r>
    </w:p>
    <w:p w:rsidR="009E249E" w:rsidP="001F26FD" w:rsidRDefault="00396E30" w14:paraId="264ECA3A" w14:textId="77777777">
      <w:r>
        <w:rPr>
          <w:noProof/>
        </w:rPr>
        <w:lastRenderedPageBreak/>
        <w:drawing>
          <wp:anchor distT="114300" distB="114300" distL="114300" distR="114300" simplePos="0" relativeHeight="251713536" behindDoc="0" locked="0" layoutInCell="1" hidden="0" allowOverlap="1" wp14:anchorId="059EE4E5" wp14:editId="79D06CE7">
            <wp:simplePos x="0" y="0"/>
            <wp:positionH relativeFrom="column">
              <wp:posOffset>-29845</wp:posOffset>
            </wp:positionH>
            <wp:positionV relativeFrom="paragraph">
              <wp:posOffset>278130</wp:posOffset>
            </wp:positionV>
            <wp:extent cx="4312920" cy="1964690"/>
            <wp:effectExtent l="12700" t="12700" r="17780" b="16510"/>
            <wp:wrapTopAndBottom distT="114300" distB="114300"/>
            <wp:docPr id="145503609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3"/>
                    <a:srcRect l="3349" t="7858" r="3350" b="12410"/>
                    <a:stretch>
                      <a:fillRect/>
                    </a:stretch>
                  </pic:blipFill>
                  <pic:spPr>
                    <a:xfrm>
                      <a:off x="0" y="0"/>
                      <a:ext cx="4312920" cy="1964690"/>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p>
    <w:p w:rsidR="00FE15B1" w:rsidP="001F26FD" w:rsidRDefault="00396E30" w14:paraId="3F6DB38E" w14:textId="77777777">
      <w:r w:rsidRPr="731174F4">
        <w:t xml:space="preserve">If the representative tries to upload a file larger than 100MB, they’ll receive an error message letting them know their </w:t>
      </w:r>
      <w:r w:rsidRPr="731174F4">
        <w:rPr>
          <w:b/>
          <w:bCs/>
        </w:rPr>
        <w:t>Document exceeds the file size limit.</w:t>
      </w:r>
      <w:r w:rsidRPr="731174F4">
        <w:t xml:space="preserve"> They’ll need to upload a new file that is within the file size limit before they can continue.</w:t>
      </w:r>
    </w:p>
    <w:p w:rsidR="009E249E" w:rsidP="001F26FD" w:rsidRDefault="00FE15B1" w14:paraId="4C4E0A78" w14:textId="6E8E2F17">
      <w:r>
        <w:rPr>
          <w:noProof/>
        </w:rPr>
        <w:drawing>
          <wp:anchor distT="114300" distB="114300" distL="114300" distR="114300" simplePos="0" relativeHeight="251757568" behindDoc="0" locked="0" layoutInCell="1" hidden="0" allowOverlap="1" wp14:anchorId="5FB183C2" wp14:editId="180F1580">
            <wp:simplePos x="0" y="0"/>
            <wp:positionH relativeFrom="column">
              <wp:posOffset>1905</wp:posOffset>
            </wp:positionH>
            <wp:positionV relativeFrom="paragraph">
              <wp:posOffset>329565</wp:posOffset>
            </wp:positionV>
            <wp:extent cx="4161155" cy="2262505"/>
            <wp:effectExtent l="12700" t="12700" r="17145" b="10795"/>
            <wp:wrapTopAndBottom distT="114300" distB="114300"/>
            <wp:docPr id="1455036157" name="image4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57" name="image49.png" descr="A screenshot of a computer&#10;&#10;AI-generated content may be incorrect."/>
                    <pic:cNvPicPr preferRelativeResize="0"/>
                  </pic:nvPicPr>
                  <pic:blipFill>
                    <a:blip r:embed="rId94"/>
                    <a:srcRect l="4109" t="5840" r="8805" b="10995"/>
                    <a:stretch>
                      <a:fillRect/>
                    </a:stretch>
                  </pic:blipFill>
                  <pic:spPr>
                    <a:xfrm>
                      <a:off x="0" y="0"/>
                      <a:ext cx="4161155" cy="226250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r w:rsidRPr="731174F4" w:rsidR="00396E30">
        <w:br w:type="page"/>
      </w:r>
    </w:p>
    <w:p w:rsidR="009E249E" w:rsidP="001F26FD" w:rsidRDefault="009E249E" w14:paraId="53922F79" w14:textId="78A786DB"/>
    <w:p w:rsidR="009E249E" w:rsidP="001F26FD" w:rsidRDefault="00396E30" w14:paraId="14F421F9" w14:textId="6156A967">
      <w:pPr>
        <w:pStyle w:val="Heading3"/>
      </w:pPr>
      <w:bookmarkStart w:name="_Toc218788240" w:id="71"/>
      <w:r>
        <w:t>Losing unsaved work</w:t>
      </w:r>
      <w:bookmarkEnd w:id="71"/>
    </w:p>
    <w:p w:rsidR="009E249E" w:rsidP="001F26FD" w:rsidRDefault="00396E30" w14:paraId="3536C6FC" w14:textId="1C6302B3">
      <w:r w:rsidRPr="731174F4">
        <w:t xml:space="preserve">The submissions workflow does not save the representative’s work as they go. If the representative were to refresh a page while in the middle of a form submission, they would lose </w:t>
      </w:r>
      <w:proofErr w:type="gramStart"/>
      <w:r w:rsidRPr="731174F4">
        <w:t>all of</w:t>
      </w:r>
      <w:proofErr w:type="gramEnd"/>
      <w:r w:rsidRPr="731174F4">
        <w:t xml:space="preserve"> the information they had entered so far. To prevent accidental loss of the representative’s work, if they refresh a submission page, they’ll receive a pop-up message letting them know their changes may not be saved. </w:t>
      </w:r>
    </w:p>
    <w:p w:rsidR="009E249E" w:rsidP="001F26FD" w:rsidRDefault="009E249E" w14:paraId="23DE523C" w14:textId="65D23C5F"/>
    <w:p w:rsidR="009E249E" w:rsidP="001F26FD" w:rsidRDefault="00396E30" w14:paraId="52E56223" w14:textId="0FE52B68">
      <w:r w:rsidRPr="731174F4">
        <w:t xml:space="preserve">The representative can choose to </w:t>
      </w:r>
      <w:r w:rsidRPr="731174F4">
        <w:rPr>
          <w:b/>
          <w:bCs/>
        </w:rPr>
        <w:t>Reload</w:t>
      </w:r>
      <w:r w:rsidRPr="731174F4">
        <w:t xml:space="preserve"> the site, which will clear </w:t>
      </w:r>
      <w:proofErr w:type="gramStart"/>
      <w:r w:rsidRPr="731174F4">
        <w:t>all of</w:t>
      </w:r>
      <w:proofErr w:type="gramEnd"/>
      <w:r w:rsidRPr="731174F4">
        <w:t xml:space="preserve"> the information they’ve entered so far, or </w:t>
      </w:r>
      <w:proofErr w:type="gramStart"/>
      <w:r w:rsidRPr="731174F4">
        <w:rPr>
          <w:b/>
          <w:bCs/>
        </w:rPr>
        <w:t>Cancel</w:t>
      </w:r>
      <w:proofErr w:type="gramEnd"/>
      <w:r w:rsidRPr="731174F4">
        <w:t xml:space="preserve"> and continue working on submitting the form.</w:t>
      </w:r>
    </w:p>
    <w:p w:rsidR="008A536D" w:rsidP="001F26FD" w:rsidRDefault="008A536D" w14:paraId="672EC5AA" w14:textId="5584DE77">
      <w:r>
        <w:rPr>
          <w:noProof/>
        </w:rPr>
        <w:drawing>
          <wp:anchor distT="114300" distB="114300" distL="114300" distR="114300" simplePos="0" relativeHeight="251759616" behindDoc="0" locked="0" layoutInCell="1" hidden="0" allowOverlap="1" wp14:anchorId="6557676D" wp14:editId="6527A586">
            <wp:simplePos x="0" y="0"/>
            <wp:positionH relativeFrom="column">
              <wp:posOffset>0</wp:posOffset>
            </wp:positionH>
            <wp:positionV relativeFrom="paragraph">
              <wp:posOffset>328295</wp:posOffset>
            </wp:positionV>
            <wp:extent cx="3219450" cy="2803525"/>
            <wp:effectExtent l="12700" t="12700" r="19050" b="15875"/>
            <wp:wrapTopAndBottom distT="114300" distB="114300"/>
            <wp:docPr id="1455036136" name="image3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136" name="image37.png" descr="A screenshot of a computer&#10;&#10;AI-generated content may be incorrect."/>
                    <pic:cNvPicPr preferRelativeResize="0"/>
                  </pic:nvPicPr>
                  <pic:blipFill>
                    <a:blip r:embed="rId95"/>
                    <a:srcRect l="7705" t="5857" r="6532" b="919"/>
                    <a:stretch>
                      <a:fillRect/>
                    </a:stretch>
                  </pic:blipFill>
                  <pic:spPr>
                    <a:xfrm>
                      <a:off x="0" y="0"/>
                      <a:ext cx="3219450" cy="2803525"/>
                    </a:xfrm>
                    <a:prstGeom prst="rect">
                      <a:avLst/>
                    </a:prstGeom>
                    <a:ln w="12700">
                      <a:solidFill>
                        <a:srgbClr val="000000"/>
                      </a:solidFill>
                      <a:prstDash val="solid"/>
                    </a:ln>
                  </pic:spPr>
                </pic:pic>
              </a:graphicData>
            </a:graphic>
            <wp14:sizeRelH relativeFrom="margin">
              <wp14:pctWidth>0</wp14:pctWidth>
            </wp14:sizeRelH>
            <wp14:sizeRelV relativeFrom="margin">
              <wp14:pctHeight>0</wp14:pctHeight>
            </wp14:sizeRelV>
          </wp:anchor>
        </w:drawing>
      </w:r>
    </w:p>
    <w:p w:rsidR="00FE15B1" w:rsidP="001F26FD" w:rsidRDefault="00FE15B1" w14:paraId="2688FAD3" w14:textId="2E8F010E"/>
    <w:p w:rsidR="009E249E" w:rsidP="000B6B06" w:rsidRDefault="00396E30" w14:paraId="07547A01" w14:textId="0E6DDADF">
      <w:pPr>
        <w:pStyle w:val="Heading3"/>
      </w:pPr>
      <w:bookmarkStart w:name="_Toc218788241" w:id="72"/>
      <w:r w:rsidRPr="731174F4">
        <w:t>The form can’t be submitted</w:t>
      </w:r>
      <w:bookmarkEnd w:id="72"/>
    </w:p>
    <w:p w:rsidR="001C30D4" w:rsidP="001F26FD" w:rsidRDefault="00396E30" w14:paraId="26D85634" w14:textId="0D836A55">
      <w:r w:rsidRPr="731174F4">
        <w:t xml:space="preserve">When a submission </w:t>
      </w:r>
      <w:r w:rsidR="000B6B06">
        <w:t>fails for an unknown reason</w:t>
      </w:r>
      <w:r w:rsidRPr="731174F4">
        <w:t xml:space="preserve">, </w:t>
      </w:r>
      <w:r w:rsidR="000B6B06">
        <w:t>one of two errors</w:t>
      </w:r>
      <w:r w:rsidRPr="731174F4">
        <w:t xml:space="preserve"> will </w:t>
      </w:r>
      <w:r w:rsidR="00037524">
        <w:t xml:space="preserve">display. </w:t>
      </w:r>
      <w:r w:rsidRPr="731174F4">
        <w:t xml:space="preserve">The representative will be instructed to </w:t>
      </w:r>
      <w:r w:rsidRPr="731174F4">
        <w:rPr>
          <w:b/>
          <w:bCs/>
        </w:rPr>
        <w:t>try submitting the form again later</w:t>
      </w:r>
      <w:r w:rsidR="001C30D4">
        <w:t xml:space="preserve">, or to </w:t>
      </w:r>
      <w:r w:rsidRPr="000008E3" w:rsidR="001C30D4">
        <w:rPr>
          <w:b/>
          <w:bCs/>
        </w:rPr>
        <w:t>call us for help</w:t>
      </w:r>
      <w:r w:rsidR="001C30D4">
        <w:t xml:space="preserve"> submitting the form.</w:t>
      </w:r>
      <w:r w:rsidRPr="731174F4">
        <w:br w:type="page"/>
      </w:r>
    </w:p>
    <w:p w:rsidR="001C30D4" w:rsidP="001F26FD" w:rsidRDefault="00962D41" w14:paraId="612C4AB1" w14:textId="3FD4D49F">
      <w:r>
        <w:rPr>
          <w:noProof/>
        </w:rPr>
        <w:lastRenderedPageBreak/>
        <w:drawing>
          <wp:anchor distT="114300" distB="114300" distL="114300" distR="114300" simplePos="0" relativeHeight="251716608" behindDoc="0" locked="0" layoutInCell="1" hidden="0" allowOverlap="1" wp14:anchorId="6906A563" wp14:editId="0E7C0836">
            <wp:simplePos x="0" y="0"/>
            <wp:positionH relativeFrom="column">
              <wp:posOffset>20955</wp:posOffset>
            </wp:positionH>
            <wp:positionV relativeFrom="paragraph">
              <wp:posOffset>116840</wp:posOffset>
            </wp:positionV>
            <wp:extent cx="4357370" cy="2806065"/>
            <wp:effectExtent l="0" t="0" r="0" b="635"/>
            <wp:wrapTopAndBottom distT="114300" distB="114300"/>
            <wp:docPr id="145503610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rotWithShape="1">
                    <a:blip r:embed="rId96"/>
                    <a:srcRect t="-17" r="316" b="454"/>
                    <a:stretch>
                      <a:fillRect/>
                    </a:stretch>
                  </pic:blipFill>
                  <pic:spPr bwMode="auto">
                    <a:xfrm>
                      <a:off x="0" y="0"/>
                      <a:ext cx="4357370" cy="28060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C30D4">
        <w:rPr>
          <w:noProof/>
        </w:rPr>
        <w:drawing>
          <wp:inline distT="0" distB="0" distL="0" distR="0" wp14:anchorId="7091AB1E" wp14:editId="6FD57B64">
            <wp:extent cx="4374656" cy="1318437"/>
            <wp:effectExtent l="0" t="0" r="0" b="2540"/>
            <wp:docPr id="454543589" name="Picture 9"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543589" name="Picture 9" descr="A screenshot of a web page&#10;&#10;AI-generated content may be incorrect."/>
                    <pic:cNvPicPr/>
                  </pic:nvPicPr>
                  <pic:blipFill rotWithShape="1">
                    <a:blip r:embed="rId97">
                      <a:extLst>
                        <a:ext uri="{28A0092B-C50C-407E-A947-70E740481C1C}">
                          <a14:useLocalDpi xmlns:a14="http://schemas.microsoft.com/office/drawing/2010/main" val="0"/>
                        </a:ext>
                      </a:extLst>
                    </a:blip>
                    <a:srcRect l="11449" t="50005" r="39893" b="36101"/>
                    <a:stretch>
                      <a:fillRect/>
                    </a:stretch>
                  </pic:blipFill>
                  <pic:spPr bwMode="auto">
                    <a:xfrm>
                      <a:off x="0" y="0"/>
                      <a:ext cx="4427314" cy="1334307"/>
                    </a:xfrm>
                    <a:prstGeom prst="rect">
                      <a:avLst/>
                    </a:prstGeom>
                    <a:ln>
                      <a:noFill/>
                    </a:ln>
                    <a:extLst>
                      <a:ext uri="{53640926-AAD7-44D8-BBD7-CCE9431645EC}">
                        <a14:shadowObscured xmlns:a14="http://schemas.microsoft.com/office/drawing/2010/main"/>
                      </a:ext>
                    </a:extLst>
                  </pic:spPr>
                </pic:pic>
              </a:graphicData>
            </a:graphic>
          </wp:inline>
        </w:drawing>
      </w:r>
    </w:p>
    <w:p w:rsidR="001C30D4" w:rsidP="001F26FD" w:rsidRDefault="001C30D4" w14:paraId="09CAF9EB" w14:textId="5F4EE615"/>
    <w:p w:rsidR="001C30D4" w:rsidP="001F26FD" w:rsidRDefault="001C30D4" w14:paraId="5841203C" w14:textId="77777777"/>
    <w:p w:rsidR="001C30D4" w:rsidP="001F26FD" w:rsidRDefault="00396E30" w14:paraId="1C43C541" w14:textId="557E844D">
      <w:r w:rsidRPr="731174F4">
        <w:t xml:space="preserve">When a submission fails due to high system traffic, an error message will be displayed, notifying the representative. The representative will be instructed to </w:t>
      </w:r>
      <w:r w:rsidRPr="731174F4">
        <w:rPr>
          <w:b/>
          <w:bCs/>
        </w:rPr>
        <w:t>try submitting the form again later</w:t>
      </w:r>
      <w:r w:rsidRPr="731174F4">
        <w:t>.</w:t>
      </w:r>
    </w:p>
    <w:p w:rsidR="009E249E" w:rsidP="001F26FD" w:rsidRDefault="00396E30" w14:paraId="3669E4C6" w14:textId="13B95CE9">
      <w:r>
        <w:rPr>
          <w:noProof/>
        </w:rPr>
        <w:drawing>
          <wp:anchor distT="114300" distB="114300" distL="114300" distR="114300" simplePos="0" relativeHeight="251717632" behindDoc="0" locked="0" layoutInCell="1" hidden="0" allowOverlap="1" wp14:anchorId="41C9B7A5" wp14:editId="07777777">
            <wp:simplePos x="0" y="0"/>
            <wp:positionH relativeFrom="column">
              <wp:posOffset>19052</wp:posOffset>
            </wp:positionH>
            <wp:positionV relativeFrom="paragraph">
              <wp:posOffset>203788</wp:posOffset>
            </wp:positionV>
            <wp:extent cx="4357688" cy="1188460"/>
            <wp:effectExtent l="0" t="0" r="0" b="0"/>
            <wp:wrapTopAndBottom distT="114300" distB="114300"/>
            <wp:docPr id="14550361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8"/>
                    <a:srcRect/>
                    <a:stretch>
                      <a:fillRect/>
                    </a:stretch>
                  </pic:blipFill>
                  <pic:spPr>
                    <a:xfrm>
                      <a:off x="0" y="0"/>
                      <a:ext cx="4357688" cy="1188460"/>
                    </a:xfrm>
                    <a:prstGeom prst="rect">
                      <a:avLst/>
                    </a:prstGeom>
                    <a:ln/>
                  </pic:spPr>
                </pic:pic>
              </a:graphicData>
            </a:graphic>
          </wp:anchor>
        </w:drawing>
      </w:r>
    </w:p>
    <w:p w:rsidR="009E249E" w:rsidP="001F26FD" w:rsidRDefault="00396E30" w14:paraId="2DC75368" w14:textId="77777777">
      <w:pPr>
        <w:pStyle w:val="Heading3"/>
        <w:rPr>
          <w:color w:val="000000"/>
        </w:rPr>
      </w:pPr>
      <w:bookmarkStart w:name="_Toc218788242" w:id="73"/>
      <w:r w:rsidRPr="731174F4">
        <w:t>Submission failed to process</w:t>
      </w:r>
      <w:bookmarkEnd w:id="73"/>
    </w:p>
    <w:p w:rsidR="009E249E" w:rsidP="001F26FD" w:rsidRDefault="00396E30" w14:paraId="2A34D06F" w14:textId="77777777">
      <w:r w:rsidRPr="731174F4">
        <w:t xml:space="preserve">If an error occurs while processing a submitted form, an email will be sent to the representative to notify them of the issue. The email provides the confirmation number </w:t>
      </w:r>
      <w:r w:rsidRPr="731174F4">
        <w:lastRenderedPageBreak/>
        <w:t>for the failed submission, allowing the representative to look it up in the portal and review the full submission details.</w:t>
      </w:r>
    </w:p>
    <w:p w:rsidR="009E249E" w:rsidP="001F26FD" w:rsidRDefault="009E249E" w14:paraId="6537F28F" w14:textId="77777777"/>
    <w:p w:rsidR="009E249E" w:rsidP="001F26FD" w:rsidRDefault="00396E30" w14:paraId="1C8BDBCE" w14:textId="0F960C11">
      <w:r w:rsidRPr="731174F4">
        <w:t xml:space="preserve">The representative should call the VA benefits hotline at </w:t>
      </w:r>
      <w:hyperlink r:id="rId99">
        <w:r w:rsidRPr="731174F4">
          <w:rPr>
            <w:u w:val="single"/>
          </w:rPr>
          <w:t>800-827-1000</w:t>
        </w:r>
      </w:hyperlink>
      <w:r w:rsidRPr="731174F4">
        <w:t xml:space="preserve"> for help resolving the processing error.</w:t>
      </w:r>
    </w:p>
    <w:p w:rsidR="00110AF2" w:rsidP="001F26FD" w:rsidRDefault="00110AF2" w14:paraId="6450C056" w14:textId="6C60FD6B">
      <w:r>
        <w:rPr>
          <w:noProof/>
        </w:rPr>
        <w:drawing>
          <wp:anchor distT="114300" distB="114300" distL="114300" distR="114300" simplePos="0" relativeHeight="251761664" behindDoc="0" locked="0" layoutInCell="1" hidden="0" allowOverlap="1" wp14:anchorId="7917F284" wp14:editId="5FE6DDEB">
            <wp:simplePos x="0" y="0"/>
            <wp:positionH relativeFrom="column">
              <wp:posOffset>0</wp:posOffset>
            </wp:positionH>
            <wp:positionV relativeFrom="paragraph">
              <wp:posOffset>328295</wp:posOffset>
            </wp:positionV>
            <wp:extent cx="3019425" cy="3876675"/>
            <wp:effectExtent l="12700" t="12700" r="12700" b="12700"/>
            <wp:wrapTopAndBottom distT="114300" distB="114300"/>
            <wp:docPr id="1455036098" name="image3.png" descr="A screenshot of a email&#10;&#10;AI-generated content may be incorrect."/>
            <wp:cNvGraphicFramePr/>
            <a:graphic xmlns:a="http://schemas.openxmlformats.org/drawingml/2006/main">
              <a:graphicData uri="http://schemas.openxmlformats.org/drawingml/2006/picture">
                <pic:pic xmlns:pic="http://schemas.openxmlformats.org/drawingml/2006/picture">
                  <pic:nvPicPr>
                    <pic:cNvPr id="1455036098" name="image3.png" descr="A screenshot of a email&#10;&#10;AI-generated content may be incorrect."/>
                    <pic:cNvPicPr preferRelativeResize="0"/>
                  </pic:nvPicPr>
                  <pic:blipFill>
                    <a:blip r:embed="rId100"/>
                    <a:srcRect l="13452" t="1193" r="15470" b="1670"/>
                    <a:stretch>
                      <a:fillRect/>
                    </a:stretch>
                  </pic:blipFill>
                  <pic:spPr>
                    <a:xfrm>
                      <a:off x="0" y="0"/>
                      <a:ext cx="3019425" cy="3876675"/>
                    </a:xfrm>
                    <a:prstGeom prst="rect">
                      <a:avLst/>
                    </a:prstGeom>
                    <a:ln w="12700">
                      <a:solidFill>
                        <a:srgbClr val="000000"/>
                      </a:solidFill>
                      <a:prstDash val="solid"/>
                    </a:ln>
                  </pic:spPr>
                </pic:pic>
              </a:graphicData>
            </a:graphic>
          </wp:anchor>
        </w:drawing>
      </w:r>
    </w:p>
    <w:sectPr w:rsidR="00110AF2">
      <w:footerReference w:type="default" r:id="rId101"/>
      <w:pgSz w:w="12240" w:h="15840" w:orient="portrait"/>
      <w:pgMar w:top="1440" w:right="1440" w:bottom="1440" w:left="1440" w:header="720" w:footer="720" w:gutter="0"/>
      <w:pgNumType w:start="0"/>
      <w:cols w:space="720"/>
      <w:titlePg/>
    </w:sectPr>
  </w:body>
</w:document>
</file>

<file path=word/comments.xml><?xml version="1.0" encoding="utf-8"?>
<w:comments xmlns:w14="http://schemas.microsoft.com/office/word/2010/wordml" xmlns:w="http://schemas.openxmlformats.org/wordprocessingml/2006/main">
  <w:comment xmlns:w="http://schemas.openxmlformats.org/wordprocessingml/2006/main" w:initials="LL" w:author="Li-smith, Lindsay D. (ODDCORE JV, LLC)" w:date="2026-01-09T09:33:32" w:id="1174347387">
    <w:p xmlns:w14="http://schemas.microsoft.com/office/word/2010/wordml" xmlns:w="http://schemas.openxmlformats.org/wordprocessingml/2006/main" w:rsidR="3EA329C6" w:rsidRDefault="471D87D7" w14:paraId="01A048BC" w14:textId="661C363F">
      <w:pPr>
        <w:pStyle w:val="CommentText"/>
      </w:pPr>
      <w:r>
        <w:rPr>
          <w:rStyle w:val="CommentReference"/>
        </w:rPr>
        <w:annotationRef/>
      </w:r>
      <w:r>
        <w:fldChar w:fldCharType="begin"/>
      </w:r>
      <w:r>
        <w:instrText xml:space="preserve"> HYPERLINK "mailto:Jennifer.Seipel@va.gov"</w:instrText>
      </w:r>
      <w:bookmarkStart w:name="_@_FE4F06897EB34C9999AF1B60B5AF0E96Z" w:id="1944042199"/>
      <w:r>
        <w:fldChar w:fldCharType="separate"/>
      </w:r>
      <w:bookmarkEnd w:id="1944042199"/>
      <w:r w:rsidRPr="50104945" w:rsidR="1FFAED79">
        <w:rPr>
          <w:rStyle w:val="Mention"/>
          <w:noProof/>
        </w:rPr>
        <w:t>@Seipel, Jennifer L. (ODDCORE JV, LLC)</w:t>
      </w:r>
      <w:r>
        <w:fldChar w:fldCharType="end"/>
      </w:r>
      <w:r w:rsidRPr="37EF40F0" w:rsidR="1B6FFE67">
        <w:t xml:space="preserve"> any concerns if we force this to the next page? Feels awkward to have the header at the bottom, with all the content on the following page.</w:t>
      </w:r>
    </w:p>
  </w:comment>
  <w:comment xmlns:w="http://schemas.openxmlformats.org/wordprocessingml/2006/main" w:initials="LL" w:author="Li-smith, Lindsay D. (ODDCORE JV, LLC)" w:date="2026-01-09T09:36:01" w:id="610451213">
    <w:p xmlns:w14="http://schemas.microsoft.com/office/word/2010/wordml" xmlns:w="http://schemas.openxmlformats.org/wordprocessingml/2006/main" w:rsidR="7AC517A7" w:rsidRDefault="55BBB71E" w14:paraId="09CD9F51" w14:textId="470E3FD1">
      <w:pPr>
        <w:pStyle w:val="CommentText"/>
      </w:pPr>
      <w:r>
        <w:rPr>
          <w:rStyle w:val="CommentReference"/>
        </w:rPr>
        <w:annotationRef/>
      </w:r>
      <w:r w:rsidRPr="26334255" w:rsidR="7CCCF5A6">
        <w:t>there's only one selection in this scenario. What about "confirm the benefit..." instead?</w:t>
      </w:r>
    </w:p>
  </w:comment>
  <w:comment xmlns:w="http://schemas.openxmlformats.org/wordprocessingml/2006/main" w:initials="LL" w:author="Li-smith, Lindsay D. (ODDCORE JV, LLC)" w:date="2026-01-09T09:36:20" w:id="2039926897">
    <w:p xmlns:w14="http://schemas.microsoft.com/office/word/2010/wordml" xmlns:w="http://schemas.openxmlformats.org/wordprocessingml/2006/main" w:rsidR="05B828F0" w:rsidRDefault="359DA0B7" w14:paraId="47E97E18" w14:textId="1A871956">
      <w:pPr>
        <w:pStyle w:val="CommentText"/>
      </w:pPr>
      <w:r>
        <w:rPr>
          <w:rStyle w:val="CommentReference"/>
        </w:rPr>
        <w:annotationRef/>
      </w:r>
      <w:r w:rsidRPr="62D50F33" w:rsidR="2919780A">
        <w:t xml:space="preserve">Or would you prefer to maintain content that's directly on the page (which says select)? </w:t>
      </w:r>
    </w:p>
    <w:p xmlns:w14="http://schemas.microsoft.com/office/word/2010/wordml" xmlns:w="http://schemas.openxmlformats.org/wordprocessingml/2006/main" w:rsidR="43F75297" w:rsidRDefault="168AB3B7" w14:paraId="4EC08D04" w14:textId="211121E9">
      <w:pPr>
        <w:pStyle w:val="CommentText"/>
      </w:pPr>
    </w:p>
  </w:comment>
  <w:comment xmlns:w="http://schemas.openxmlformats.org/wordprocessingml/2006/main" w:initials="SL" w:author="Seipel, Jennifer L. (ODDCORE JV, LLC)" w:date="2026-01-09T11:49:09" w:id="497366227">
    <w:p xmlns:w14="http://schemas.microsoft.com/office/word/2010/wordml" xmlns:w="http://schemas.openxmlformats.org/wordprocessingml/2006/main" w:rsidR="1820B3F7" w:rsidRDefault="52EFD6CE" w14:paraId="3EC8E571" w14:textId="099FDC87">
      <w:pPr>
        <w:pStyle w:val="CommentText"/>
      </w:pPr>
      <w:r>
        <w:rPr>
          <w:rStyle w:val="CommentReference"/>
        </w:rPr>
        <w:annotationRef/>
      </w:r>
      <w:r w:rsidRPr="04BB0443" w:rsidR="315C1F16">
        <w:t xml:space="preserve">Right, I'd say keep it "select" to match the language on the page in the portal </w:t>
      </w:r>
    </w:p>
  </w:comment>
  <w:comment xmlns:w="http://schemas.openxmlformats.org/wordprocessingml/2006/main" w:initials="SL" w:author="Seipel, Jennifer L. (ODDCORE JV, LLC)" w:date="2026-01-09T11:55:59" w:id="525485317">
    <w:p xmlns:w14="http://schemas.microsoft.com/office/word/2010/wordml" xmlns:w="http://schemas.openxmlformats.org/wordprocessingml/2006/main" w:rsidR="4D48DECC" w:rsidRDefault="0844038A" w14:paraId="2F31F30C" w14:textId="5480E723">
      <w:pPr>
        <w:pStyle w:val="CommentText"/>
      </w:pPr>
      <w:r>
        <w:rPr>
          <w:rStyle w:val="CommentReference"/>
        </w:rPr>
        <w:annotationRef/>
      </w:r>
      <w:r w:rsidRPr="6E7FDA22" w:rsidR="233E63DC">
        <w:t>I'd recommend we leave it, and let the CC team adjust if they'd like to.  I'm unsure if they like to view the doc "separate pages" or "web/reading" view on their end. I've noticed the CC team has made minor formatting changes to the guide in the past to suite their needs, before they hand the doc back to us to keep as our working version.</w:t>
      </w:r>
    </w:p>
  </w:comment>
</w:comments>
</file>

<file path=word/commentsExtended.xml><?xml version="1.0" encoding="utf-8"?>
<w15:commentsEx xmlns:mc="http://schemas.openxmlformats.org/markup-compatibility/2006" xmlns:w15="http://schemas.microsoft.com/office/word/2012/wordml" mc:Ignorable="w15">
  <w15:commentEx w15:done="1" w15:paraId="01A048BC"/>
  <w15:commentEx w15:done="1" w15:paraId="09CD9F51"/>
  <w15:commentEx w15:done="1" w15:paraId="4EC08D04" w15:paraIdParent="09CD9F51"/>
  <w15:commentEx w15:done="1" w15:paraId="3EC8E571" w15:paraIdParent="09CD9F51"/>
  <w15:commentEx w15:done="1" w15:paraId="2F31F30C" w15:paraIdParent="01A048BC"/>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9D74273" w16cex:dateUtc="2026-01-09T17:33:32.001Z"/>
  <w16cex:commentExtensible w16cex:durableId="0596B3D6" w16cex:dateUtc="2026-01-09T17:36:01.487Z"/>
  <w16cex:commentExtensible w16cex:durableId="35668531" w16cex:dateUtc="2026-01-09T17:36:20.578Z"/>
  <w16cex:commentExtensible w16cex:durableId="1B22EE99" w16cex:dateUtc="2026-01-09T17:49:09.937Z"/>
  <w16cex:commentExtensible w16cex:durableId="35DF9AC0" w16cex:dateUtc="2026-01-09T17:55:59.889Z"/>
</w16cex:commentsExtensible>
</file>

<file path=word/commentsIds.xml><?xml version="1.0" encoding="utf-8"?>
<w16cid:commentsIds xmlns:mc="http://schemas.openxmlformats.org/markup-compatibility/2006" xmlns:w16cid="http://schemas.microsoft.com/office/word/2016/wordml/cid" mc:Ignorable="w16cid">
  <w16cid:commentId w16cid:paraId="01A048BC" w16cid:durableId="19D74273"/>
  <w16cid:commentId w16cid:paraId="09CD9F51" w16cid:durableId="0596B3D6"/>
  <w16cid:commentId w16cid:paraId="4EC08D04" w16cid:durableId="35668531"/>
  <w16cid:commentId w16cid:paraId="3EC8E571" w16cid:durableId="1B22EE99"/>
  <w16cid:commentId w16cid:paraId="2F31F30C" w16cid:durableId="35DF9A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22B5E" w:rsidP="001F26FD" w:rsidRDefault="00F22B5E" w14:paraId="32C53258" w14:textId="77777777">
      <w:r>
        <w:separator/>
      </w:r>
    </w:p>
  </w:endnote>
  <w:endnote w:type="continuationSeparator" w:id="0">
    <w:p w:rsidR="00F22B5E" w:rsidP="001F26FD" w:rsidRDefault="00F22B5E" w14:paraId="1050EDE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w:fontKey="{BBC545FA-02CB-6C40-B7BC-B965D69B89CC}" r:id="rId1"/>
  </w:font>
  <w:font w:name="Symbol">
    <w:panose1 w:val="05050102010706020507"/>
    <w:charset w:val="02"/>
    <w:family w:val="decorative"/>
    <w:pitch w:val="variable"/>
    <w:sig w:usb0="00000000" w:usb1="10000000" w:usb2="00000000" w:usb3="00000000" w:csb0="80000000" w:csb1="00000000"/>
    <w:embedRegular w:fontKey="{0EB3C832-FF19-3045-AD19-0A411B9B830F}" r:id="rId2"/>
  </w:font>
  <w:font w:name="Courier New">
    <w:panose1 w:val="02070309020205020404"/>
    <w:charset w:val="00"/>
    <w:family w:val="modern"/>
    <w:pitch w:val="fixed"/>
    <w:sig w:usb0="E0002AFF" w:usb1="C0007843" w:usb2="00000009" w:usb3="00000000" w:csb0="000001FF" w:csb1="00000000"/>
    <w:embedRegular w:fontKey="{C49B22CA-188E-6341-BAC7-76714FED63FD}" r:id="rId3"/>
  </w:font>
  <w:font w:name="Wingdings">
    <w:panose1 w:val="05000000000000000000"/>
    <w:charset w:val="4D"/>
    <w:family w:val="decorative"/>
    <w:pitch w:val="variable"/>
    <w:sig w:usb0="00000003" w:usb1="00000000" w:usb2="00000000" w:usb3="00000000" w:csb0="80000001" w:csb1="00000000"/>
    <w:embedRegular w:fontKey="{E61D8D25-40DA-E540-A6E7-CF2475E6AD59}" r:id="rId4"/>
  </w:font>
  <w:font w:name="Arial">
    <w:panose1 w:val="020B0604020202020204"/>
    <w:charset w:val="00"/>
    <w:family w:val="swiss"/>
    <w:pitch w:val="variable"/>
    <w:sig w:usb0="E0002AFF" w:usb1="C0007843" w:usb2="00000009" w:usb3="00000000" w:csb0="000001FF" w:csb1="00000000"/>
    <w:embedRegular w:fontKey="{222ABDC0-F8BA-4D48-AF43-3249D521B080}" r:id="rId5"/>
    <w:embedBold w:fontKey="{BA9726F3-2607-DD4C-A5B9-61F238B4CA2C}" r:id="rId6"/>
    <w:embedItalic w:fontKey="{55FDD895-7D57-294F-A893-40FBCAE3771E}" r:id="rId7"/>
  </w:font>
  <w:font w:name="Cambria">
    <w:panose1 w:val="02040503050406030204"/>
    <w:charset w:val="00"/>
    <w:family w:val="roman"/>
    <w:pitch w:val="variable"/>
    <w:sig w:usb0="E00002FF" w:usb1="400004FF" w:usb2="00000000" w:usb3="00000000" w:csb0="0000019F" w:csb1="00000000"/>
    <w:embedRegular w:fontKey="{C8FE38EE-6EC5-4F44-92E7-2DBE6310AA11}" r:id="rId8"/>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embedRegular w:fontKey="{5EE9CA2B-3053-C949-A78B-D1D9BACA4054}" r:id="rId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49E" w:rsidP="001F26FD" w:rsidRDefault="00396E30" w14:paraId="6D8A5558" w14:textId="45516642">
    <w:hyperlink w:anchor="bookmark=id.8wr1kmh8zdia">
      <w:r>
        <w:rPr>
          <w:color w:val="1155CC"/>
          <w:u w:val="single"/>
        </w:rPr>
        <w:t>Return to Table of Contents</w:t>
      </w:r>
    </w:hyperlink>
    <w:r>
      <w:br/>
    </w:r>
    <w:r>
      <w:fldChar w:fldCharType="begin"/>
    </w:r>
    <w:r>
      <w:instrText>PAGE</w:instrText>
    </w:r>
    <w:r>
      <w:fldChar w:fldCharType="separate"/>
    </w:r>
    <w:r w:rsidR="003115B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22B5E" w:rsidP="001F26FD" w:rsidRDefault="00F22B5E" w14:paraId="6A30ACC1" w14:textId="77777777">
      <w:r>
        <w:separator/>
      </w:r>
    </w:p>
  </w:footnote>
  <w:footnote w:type="continuationSeparator" w:id="0">
    <w:p w:rsidR="00F22B5E" w:rsidP="001F26FD" w:rsidRDefault="00F22B5E" w14:paraId="5086F709"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
    <w:nsid w:val="53f07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17619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C2606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FD1B68"/>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44B62C61"/>
    <w:multiLevelType w:val="hybridMultilevel"/>
    <w:tmpl w:val="8432067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4E44544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9DB67AC"/>
    <w:multiLevelType w:val="hybridMultilevel"/>
    <w:tmpl w:val="104459F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5A912DE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FF6C1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C914CB"/>
    <w:multiLevelType w:val="hybridMultilevel"/>
    <w:tmpl w:val="B87ABB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EFE68EA"/>
    <w:multiLevelType w:val="multilevel"/>
    <w:tmpl w:val="FFFFFFFF"/>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200362"/>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7A42F44"/>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3">
    <w:abstractNumId w:val="12"/>
  </w:num>
  <w:num w:numId="1" w16cid:durableId="1208032763">
    <w:abstractNumId w:val="6"/>
  </w:num>
  <w:num w:numId="2" w16cid:durableId="172576482">
    <w:abstractNumId w:val="10"/>
  </w:num>
  <w:num w:numId="3" w16cid:durableId="2081054033">
    <w:abstractNumId w:val="1"/>
  </w:num>
  <w:num w:numId="4" w16cid:durableId="790904910">
    <w:abstractNumId w:val="9"/>
  </w:num>
  <w:num w:numId="5" w16cid:durableId="955284999">
    <w:abstractNumId w:val="11"/>
  </w:num>
  <w:num w:numId="6" w16cid:durableId="1210454547">
    <w:abstractNumId w:val="2"/>
  </w:num>
  <w:num w:numId="7" w16cid:durableId="2116288638">
    <w:abstractNumId w:val="7"/>
  </w:num>
  <w:num w:numId="8" w16cid:durableId="635646998">
    <w:abstractNumId w:val="0"/>
  </w:num>
  <w:num w:numId="9" w16cid:durableId="1153713590">
    <w:abstractNumId w:val="4"/>
  </w:num>
  <w:num w:numId="10" w16cid:durableId="467627941">
    <w:abstractNumId w:val="8"/>
  </w:num>
  <w:num w:numId="11" w16cid:durableId="406270807">
    <w:abstractNumId w:val="5"/>
  </w:num>
  <w:num w:numId="12" w16cid:durableId="1576470829">
    <w:abstractNumId w:val="3"/>
  </w:num>
</w:numbering>
</file>

<file path=word/people.xml><?xml version="1.0" encoding="utf-8"?>
<w15:people xmlns:mc="http://schemas.openxmlformats.org/markup-compatibility/2006" xmlns:w15="http://schemas.microsoft.com/office/word/2012/wordml" mc:Ignorable="w15">
  <w15:person w15:author="Li-smith, Lindsay D. (ODDCORE JV, LLC)">
    <w15:presenceInfo w15:providerId="AD" w15:userId="S::lindsay.li-smith@va.gov::2d2bd33c-600f-4688-b4a5-63b007ddcd9b"/>
  </w15:person>
  <w15:person w15:author="Li-smith, Lindsay D. (ODDCORE JV, LLC)">
    <w15:presenceInfo w15:providerId="AD" w15:userId="S::lindsay.li-smith@va.gov::2d2bd33c-600f-4688-b4a5-63b007ddcd9b"/>
  </w15:person>
  <w15:person w15:author="Seipel, Jennifer L. (ODDCORE JV, LLC)">
    <w15:presenceInfo w15:providerId="AD" w15:userId="S::jennifer.seipel@va.gov::8674d808-69af-451a-b726-e40678f07c2f"/>
  </w15:person>
  <w15:person w15:author="Seipel, Jennifer L. (ODDCORE JV, LLC)">
    <w15:presenceInfo w15:providerId="AD" w15:userId="S::jennifer.seipel@va.gov::8674d808-69af-451a-b726-e40678f07c2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49E"/>
    <w:rsid w:val="000008E3"/>
    <w:rsid w:val="0002262A"/>
    <w:rsid w:val="00037524"/>
    <w:rsid w:val="00046B73"/>
    <w:rsid w:val="000750E4"/>
    <w:rsid w:val="00087ECD"/>
    <w:rsid w:val="000B6B06"/>
    <w:rsid w:val="000F1596"/>
    <w:rsid w:val="00110AF2"/>
    <w:rsid w:val="00196E87"/>
    <w:rsid w:val="001C30D4"/>
    <w:rsid w:val="001F26FD"/>
    <w:rsid w:val="00210DC6"/>
    <w:rsid w:val="002771B6"/>
    <w:rsid w:val="003115B7"/>
    <w:rsid w:val="00396E30"/>
    <w:rsid w:val="00432E75"/>
    <w:rsid w:val="00496394"/>
    <w:rsid w:val="004F502A"/>
    <w:rsid w:val="005109FB"/>
    <w:rsid w:val="005974BD"/>
    <w:rsid w:val="005C3E4A"/>
    <w:rsid w:val="00654068"/>
    <w:rsid w:val="006C7B3B"/>
    <w:rsid w:val="006D4DDA"/>
    <w:rsid w:val="006E3C45"/>
    <w:rsid w:val="0076731C"/>
    <w:rsid w:val="00781A8F"/>
    <w:rsid w:val="00783D11"/>
    <w:rsid w:val="00814C60"/>
    <w:rsid w:val="008916B1"/>
    <w:rsid w:val="008A39C8"/>
    <w:rsid w:val="008A536D"/>
    <w:rsid w:val="009033E1"/>
    <w:rsid w:val="00962D41"/>
    <w:rsid w:val="00966115"/>
    <w:rsid w:val="00969749"/>
    <w:rsid w:val="009CD2E3"/>
    <w:rsid w:val="009E249E"/>
    <w:rsid w:val="00A06270"/>
    <w:rsid w:val="00A130F4"/>
    <w:rsid w:val="00A51442"/>
    <w:rsid w:val="00A73056"/>
    <w:rsid w:val="00A8156A"/>
    <w:rsid w:val="00BA786E"/>
    <w:rsid w:val="00C74330"/>
    <w:rsid w:val="00C75A37"/>
    <w:rsid w:val="00CC62CA"/>
    <w:rsid w:val="00D04531"/>
    <w:rsid w:val="00E57BA1"/>
    <w:rsid w:val="00EA1090"/>
    <w:rsid w:val="00F22B5E"/>
    <w:rsid w:val="00F463AD"/>
    <w:rsid w:val="00FE15B1"/>
    <w:rsid w:val="013447EA"/>
    <w:rsid w:val="01593327"/>
    <w:rsid w:val="01E524E7"/>
    <w:rsid w:val="0231F22B"/>
    <w:rsid w:val="02A053D2"/>
    <w:rsid w:val="03807117"/>
    <w:rsid w:val="0408C7C4"/>
    <w:rsid w:val="042FFDC7"/>
    <w:rsid w:val="043DFBFB"/>
    <w:rsid w:val="04AD7B72"/>
    <w:rsid w:val="04E3A389"/>
    <w:rsid w:val="06A6C754"/>
    <w:rsid w:val="06D64913"/>
    <w:rsid w:val="06F3CDA7"/>
    <w:rsid w:val="07713078"/>
    <w:rsid w:val="07AE9685"/>
    <w:rsid w:val="098DCD25"/>
    <w:rsid w:val="09FCDF48"/>
    <w:rsid w:val="0A2A5A3B"/>
    <w:rsid w:val="0AB27CEF"/>
    <w:rsid w:val="0B74F7CF"/>
    <w:rsid w:val="0C324284"/>
    <w:rsid w:val="0C45F8E8"/>
    <w:rsid w:val="0D27959B"/>
    <w:rsid w:val="0D34FFB9"/>
    <w:rsid w:val="0D7D0419"/>
    <w:rsid w:val="0E14CE49"/>
    <w:rsid w:val="10EC4FD6"/>
    <w:rsid w:val="110BC2A4"/>
    <w:rsid w:val="113584F2"/>
    <w:rsid w:val="113DF9EC"/>
    <w:rsid w:val="115E7263"/>
    <w:rsid w:val="11A190F9"/>
    <w:rsid w:val="11BD5D60"/>
    <w:rsid w:val="127CE34C"/>
    <w:rsid w:val="12E63168"/>
    <w:rsid w:val="132730E1"/>
    <w:rsid w:val="14327C8E"/>
    <w:rsid w:val="14EA7F12"/>
    <w:rsid w:val="14F7874B"/>
    <w:rsid w:val="1527F97C"/>
    <w:rsid w:val="1588C88A"/>
    <w:rsid w:val="15977B31"/>
    <w:rsid w:val="15A8A3C8"/>
    <w:rsid w:val="1656EC38"/>
    <w:rsid w:val="178D6B31"/>
    <w:rsid w:val="178F34EE"/>
    <w:rsid w:val="193E4EE1"/>
    <w:rsid w:val="1A357D05"/>
    <w:rsid w:val="1AB89EBB"/>
    <w:rsid w:val="1B5FE479"/>
    <w:rsid w:val="1B947B88"/>
    <w:rsid w:val="1CBCCEDB"/>
    <w:rsid w:val="1E3C995E"/>
    <w:rsid w:val="1E84D549"/>
    <w:rsid w:val="1F246AF5"/>
    <w:rsid w:val="1F7EFFE8"/>
    <w:rsid w:val="1F8702E4"/>
    <w:rsid w:val="20BE36EF"/>
    <w:rsid w:val="2265E74F"/>
    <w:rsid w:val="229D0450"/>
    <w:rsid w:val="22A9E03C"/>
    <w:rsid w:val="236CD1D1"/>
    <w:rsid w:val="23B860F7"/>
    <w:rsid w:val="24372C96"/>
    <w:rsid w:val="24CB7C08"/>
    <w:rsid w:val="25EFC65A"/>
    <w:rsid w:val="265C85F8"/>
    <w:rsid w:val="26EE9091"/>
    <w:rsid w:val="279645FA"/>
    <w:rsid w:val="28AE1311"/>
    <w:rsid w:val="29583B4D"/>
    <w:rsid w:val="29BB3E5A"/>
    <w:rsid w:val="2B89A2D8"/>
    <w:rsid w:val="2BF1A32F"/>
    <w:rsid w:val="2C13DFB4"/>
    <w:rsid w:val="2C9558DA"/>
    <w:rsid w:val="2CEC4BCE"/>
    <w:rsid w:val="2DB4FE30"/>
    <w:rsid w:val="2DD62706"/>
    <w:rsid w:val="2E03B943"/>
    <w:rsid w:val="2E51A6EC"/>
    <w:rsid w:val="2F711178"/>
    <w:rsid w:val="2FB031CA"/>
    <w:rsid w:val="2FC692FE"/>
    <w:rsid w:val="306DDD92"/>
    <w:rsid w:val="30EDBECD"/>
    <w:rsid w:val="3107BF59"/>
    <w:rsid w:val="328FD687"/>
    <w:rsid w:val="32E510CC"/>
    <w:rsid w:val="337A5D2F"/>
    <w:rsid w:val="337ACB38"/>
    <w:rsid w:val="33A5A64B"/>
    <w:rsid w:val="350CD425"/>
    <w:rsid w:val="350EEAC4"/>
    <w:rsid w:val="35526D4D"/>
    <w:rsid w:val="355336E1"/>
    <w:rsid w:val="35605793"/>
    <w:rsid w:val="36190EE8"/>
    <w:rsid w:val="3667C718"/>
    <w:rsid w:val="36C59C0B"/>
    <w:rsid w:val="3711A3AF"/>
    <w:rsid w:val="37404E68"/>
    <w:rsid w:val="3760B59F"/>
    <w:rsid w:val="377C1DF5"/>
    <w:rsid w:val="38D45EBD"/>
    <w:rsid w:val="38F136E2"/>
    <w:rsid w:val="394DB3CC"/>
    <w:rsid w:val="39D11F2C"/>
    <w:rsid w:val="3C071072"/>
    <w:rsid w:val="3C75F6DD"/>
    <w:rsid w:val="3F6759E1"/>
    <w:rsid w:val="3F921AEC"/>
    <w:rsid w:val="3FECA974"/>
    <w:rsid w:val="4016076D"/>
    <w:rsid w:val="40166631"/>
    <w:rsid w:val="40EFEFA0"/>
    <w:rsid w:val="42AC18F3"/>
    <w:rsid w:val="42B19D7D"/>
    <w:rsid w:val="43408D21"/>
    <w:rsid w:val="462FF274"/>
    <w:rsid w:val="46362DBE"/>
    <w:rsid w:val="477C5C16"/>
    <w:rsid w:val="47978587"/>
    <w:rsid w:val="47B2189C"/>
    <w:rsid w:val="4820E6FE"/>
    <w:rsid w:val="48D6B34F"/>
    <w:rsid w:val="4923403E"/>
    <w:rsid w:val="49529D3B"/>
    <w:rsid w:val="49D855E9"/>
    <w:rsid w:val="4AB6FDC2"/>
    <w:rsid w:val="4AB896F0"/>
    <w:rsid w:val="4AE7F746"/>
    <w:rsid w:val="4B18F5A1"/>
    <w:rsid w:val="4B2136B2"/>
    <w:rsid w:val="4BAF2858"/>
    <w:rsid w:val="4C254A02"/>
    <w:rsid w:val="4E6BB642"/>
    <w:rsid w:val="4EAE6688"/>
    <w:rsid w:val="4F6DE02B"/>
    <w:rsid w:val="4FC6D8D7"/>
    <w:rsid w:val="4FCD68EF"/>
    <w:rsid w:val="50362342"/>
    <w:rsid w:val="5048B727"/>
    <w:rsid w:val="510CC161"/>
    <w:rsid w:val="51A11AF0"/>
    <w:rsid w:val="5216BC21"/>
    <w:rsid w:val="524E639C"/>
    <w:rsid w:val="52A191B5"/>
    <w:rsid w:val="54D414C3"/>
    <w:rsid w:val="54DCE63E"/>
    <w:rsid w:val="551E5DFB"/>
    <w:rsid w:val="56F1AC2A"/>
    <w:rsid w:val="57C20174"/>
    <w:rsid w:val="58493347"/>
    <w:rsid w:val="58722A38"/>
    <w:rsid w:val="58ECC0B8"/>
    <w:rsid w:val="590C5752"/>
    <w:rsid w:val="592416B7"/>
    <w:rsid w:val="593A6C63"/>
    <w:rsid w:val="594046DF"/>
    <w:rsid w:val="59E7B137"/>
    <w:rsid w:val="5A4B173C"/>
    <w:rsid w:val="5A4DFB6F"/>
    <w:rsid w:val="5A5ABBD3"/>
    <w:rsid w:val="5B77026B"/>
    <w:rsid w:val="5BDF620A"/>
    <w:rsid w:val="5BECBBF8"/>
    <w:rsid w:val="5C12CDF9"/>
    <w:rsid w:val="5C5FB329"/>
    <w:rsid w:val="5C92B627"/>
    <w:rsid w:val="5D51F808"/>
    <w:rsid w:val="5E068FA2"/>
    <w:rsid w:val="5E5C1795"/>
    <w:rsid w:val="5ECC9C41"/>
    <w:rsid w:val="5EE1DF7C"/>
    <w:rsid w:val="5EE31118"/>
    <w:rsid w:val="5F4C9BC8"/>
    <w:rsid w:val="600F5FD7"/>
    <w:rsid w:val="606D8BBB"/>
    <w:rsid w:val="60D5D511"/>
    <w:rsid w:val="6122B445"/>
    <w:rsid w:val="61C2A0D7"/>
    <w:rsid w:val="62F13D30"/>
    <w:rsid w:val="6352417B"/>
    <w:rsid w:val="63E0B251"/>
    <w:rsid w:val="64171276"/>
    <w:rsid w:val="64761155"/>
    <w:rsid w:val="648BD81F"/>
    <w:rsid w:val="656DB684"/>
    <w:rsid w:val="659FC6A4"/>
    <w:rsid w:val="65A21058"/>
    <w:rsid w:val="66844A2A"/>
    <w:rsid w:val="67258B08"/>
    <w:rsid w:val="676182E2"/>
    <w:rsid w:val="67BC192D"/>
    <w:rsid w:val="67CD41D9"/>
    <w:rsid w:val="67E9769F"/>
    <w:rsid w:val="68232A7A"/>
    <w:rsid w:val="6A6F788D"/>
    <w:rsid w:val="6B4CA780"/>
    <w:rsid w:val="6C102D81"/>
    <w:rsid w:val="6CE78720"/>
    <w:rsid w:val="6D8BA277"/>
    <w:rsid w:val="6DE71885"/>
    <w:rsid w:val="6E3E67E9"/>
    <w:rsid w:val="6EF582FD"/>
    <w:rsid w:val="709ABFEA"/>
    <w:rsid w:val="70AA7125"/>
    <w:rsid w:val="70BB6D65"/>
    <w:rsid w:val="71223082"/>
    <w:rsid w:val="716E5023"/>
    <w:rsid w:val="71ACA409"/>
    <w:rsid w:val="72A9972F"/>
    <w:rsid w:val="731174F4"/>
    <w:rsid w:val="734075BD"/>
    <w:rsid w:val="741D70B9"/>
    <w:rsid w:val="74247AC2"/>
    <w:rsid w:val="744DA3C8"/>
    <w:rsid w:val="747B52F5"/>
    <w:rsid w:val="75FA6B13"/>
    <w:rsid w:val="76AA7E00"/>
    <w:rsid w:val="76DD70C0"/>
    <w:rsid w:val="779F3C2C"/>
    <w:rsid w:val="77A8EB1E"/>
    <w:rsid w:val="77BBA1CC"/>
    <w:rsid w:val="7A8F27E5"/>
    <w:rsid w:val="7ADC6FBB"/>
    <w:rsid w:val="7B403896"/>
    <w:rsid w:val="7B8B6C65"/>
    <w:rsid w:val="7C0DB790"/>
    <w:rsid w:val="7C7BC988"/>
    <w:rsid w:val="7DC0DB70"/>
    <w:rsid w:val="7E77138B"/>
    <w:rsid w:val="7F3C36E4"/>
    <w:rsid w:val="7FB93271"/>
    <w:rsid w:val="7FF3A3BC"/>
    <w:rsid w:val="7FF95C0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ADDD6"/>
  <w15:docId w15:val="{CCA34816-3C4F-9B4E-8029-C3EC87AE0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F26FD"/>
    <w:rPr>
      <w:sz w:val="24"/>
      <w:szCs w:val="24"/>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styleId="TableNormal00" w:customStyle="1">
    <w:name w:val="TableNormal0"/>
    <w:tblPr>
      <w:tblCellMar>
        <w:top w:w="100" w:type="dxa"/>
        <w:left w:w="100" w:type="dxa"/>
        <w:bottom w:w="100" w:type="dxa"/>
        <w:right w:w="100" w:type="dxa"/>
      </w:tblCellMar>
    </w:tblPr>
  </w:style>
  <w:style w:type="table" w:styleId="TableNormal000" w:customStyle="1">
    <w:name w:val="TableNormal00"/>
    <w:tblPr>
      <w:tblCellMar>
        <w:top w:w="100" w:type="dxa"/>
        <w:left w:w="100" w:type="dxa"/>
        <w:bottom w:w="100" w:type="dxa"/>
        <w:right w:w="100" w:type="dxa"/>
      </w:tblCellMar>
    </w:tblPr>
  </w:style>
  <w:style w:type="table" w:styleId="3" w:customStyle="1">
    <w:name w:val="3"/>
    <w:basedOn w:val="TableNormal000"/>
    <w:tblPr>
      <w:tblStyleRowBandSize w:val="1"/>
      <w:tblStyleColBandSize w:val="1"/>
    </w:tblPr>
  </w:style>
  <w:style w:type="table" w:styleId="2" w:customStyle="1">
    <w:name w:val="2"/>
    <w:basedOn w:val="TableNormal000"/>
    <w:tblPr>
      <w:tblStyleRowBandSize w:val="1"/>
      <w:tblStyleColBandSize w:val="1"/>
    </w:tblPr>
  </w:style>
  <w:style w:type="character" w:styleId="Hyperlink">
    <w:name w:val="Hyperlink"/>
    <w:basedOn w:val="DefaultParagraphFont"/>
    <w:uiPriority w:val="99"/>
    <w:unhideWhenUsed/>
    <w:rsid w:val="00A260EE"/>
    <w:rPr>
      <w:color w:val="0000FF" w:themeColor="hyperlink"/>
      <w:u w:val="single"/>
    </w:rPr>
  </w:style>
  <w:style w:type="character" w:styleId="UnresolvedMention">
    <w:name w:val="Unresolved Mention"/>
    <w:basedOn w:val="DefaultParagraphFont"/>
    <w:uiPriority w:val="99"/>
    <w:semiHidden/>
    <w:unhideWhenUsed/>
    <w:rsid w:val="00A260EE"/>
    <w:rPr>
      <w:color w:val="605E5C"/>
      <w:shd w:val="clear" w:color="auto" w:fill="E1DFDD"/>
    </w:rPr>
  </w:style>
  <w:style w:type="character" w:styleId="FollowedHyperlink">
    <w:name w:val="FollowedHyperlink"/>
    <w:basedOn w:val="DefaultParagraphFont"/>
    <w:uiPriority w:val="99"/>
    <w:semiHidden/>
    <w:unhideWhenUsed/>
    <w:rsid w:val="00BF15B1"/>
    <w:rPr>
      <w:color w:val="800080" w:themeColor="followedHyperlink"/>
      <w:u w:val="single"/>
    </w:rPr>
  </w:style>
  <w:style w:type="paragraph" w:styleId="TOC1">
    <w:name w:val="toc 1"/>
    <w:basedOn w:val="Normal"/>
    <w:next w:val="Normal"/>
    <w:autoRedefine/>
    <w:uiPriority w:val="39"/>
    <w:unhideWhenUsed/>
    <w:rsid w:val="00CA0C74"/>
    <w:pPr>
      <w:spacing w:after="100"/>
    </w:pPr>
  </w:style>
  <w:style w:type="paragraph" w:styleId="TOC2">
    <w:name w:val="toc 2"/>
    <w:basedOn w:val="Normal"/>
    <w:next w:val="Normal"/>
    <w:autoRedefine/>
    <w:uiPriority w:val="39"/>
    <w:unhideWhenUsed/>
    <w:rsid w:val="00CA0C74"/>
    <w:pPr>
      <w:spacing w:after="100"/>
      <w:ind w:left="220"/>
    </w:pPr>
  </w:style>
  <w:style w:type="paragraph" w:styleId="TOC3">
    <w:name w:val="toc 3"/>
    <w:basedOn w:val="Normal"/>
    <w:next w:val="Normal"/>
    <w:autoRedefine/>
    <w:uiPriority w:val="39"/>
    <w:unhideWhenUsed/>
    <w:rsid w:val="00CA0C74"/>
    <w:pPr>
      <w:spacing w:after="100"/>
      <w:ind w:left="440"/>
    </w:pPr>
  </w:style>
  <w:style w:type="paragraph" w:styleId="TOC4">
    <w:name w:val="toc 4"/>
    <w:basedOn w:val="Normal"/>
    <w:next w:val="Normal"/>
    <w:autoRedefine/>
    <w:uiPriority w:val="39"/>
    <w:unhideWhenUsed/>
    <w:rsid w:val="00CA0C74"/>
    <w:pPr>
      <w:spacing w:after="100"/>
      <w:ind w:left="660"/>
    </w:pPr>
  </w:style>
  <w:style w:type="paragraph" w:styleId="TOC6">
    <w:name w:val="toc 6"/>
    <w:basedOn w:val="Normal"/>
    <w:next w:val="Normal"/>
    <w:autoRedefine/>
    <w:uiPriority w:val="39"/>
    <w:unhideWhenUsed/>
    <w:rsid w:val="00CA0C74"/>
    <w:pPr>
      <w:spacing w:after="100"/>
      <w:ind w:left="1100"/>
    </w:pPr>
  </w:style>
  <w:style w:type="paragraph" w:styleId="TOC5">
    <w:name w:val="toc 5"/>
    <w:basedOn w:val="Normal"/>
    <w:next w:val="Normal"/>
    <w:autoRedefine/>
    <w:uiPriority w:val="39"/>
    <w:unhideWhenUsed/>
    <w:rsid w:val="00CA0C74"/>
    <w:pPr>
      <w:spacing w:after="100"/>
      <w:ind w:left="880"/>
    </w:pPr>
  </w:style>
  <w:style w:type="paragraph" w:styleId="Subtitle">
    <w:name w:val="Subtitle"/>
    <w:basedOn w:val="Normal"/>
    <w:next w:val="Normal"/>
    <w:uiPriority w:val="11"/>
    <w:qFormat/>
    <w:pPr>
      <w:keepNext/>
      <w:keepLines/>
      <w:spacing w:after="320"/>
    </w:pPr>
    <w:rPr>
      <w:color w:val="666666"/>
      <w:sz w:val="30"/>
      <w:szCs w:val="30"/>
    </w:rPr>
  </w:style>
  <w:style w:type="table" w:styleId="1" w:customStyle="1">
    <w:name w:val="1"/>
    <w:basedOn w:val="TableNormal"/>
    <w:tblPr>
      <w:tblStyleRowBandSize w:val="1"/>
      <w:tblStyleColBandSize w:val="1"/>
    </w:tblPr>
  </w:style>
  <w:style w:type="paragraph" w:styleId="Header">
    <w:name w:val="header"/>
    <w:basedOn w:val="Normal"/>
    <w:link w:val="HeaderChar"/>
    <w:uiPriority w:val="99"/>
    <w:unhideWhenUsed/>
    <w:rsid w:val="001F26FD"/>
    <w:pPr>
      <w:tabs>
        <w:tab w:val="center" w:pos="4680"/>
        <w:tab w:val="right" w:pos="9360"/>
      </w:tabs>
      <w:spacing w:line="240" w:lineRule="auto"/>
    </w:pPr>
  </w:style>
  <w:style w:type="character" w:styleId="HeaderChar" w:customStyle="1">
    <w:name w:val="Header Char"/>
    <w:basedOn w:val="DefaultParagraphFont"/>
    <w:link w:val="Header"/>
    <w:uiPriority w:val="99"/>
    <w:rsid w:val="001F26FD"/>
  </w:style>
  <w:style w:type="paragraph" w:styleId="Footer">
    <w:name w:val="footer"/>
    <w:basedOn w:val="Normal"/>
    <w:link w:val="FooterChar"/>
    <w:uiPriority w:val="99"/>
    <w:unhideWhenUsed/>
    <w:rsid w:val="001F26FD"/>
    <w:pPr>
      <w:tabs>
        <w:tab w:val="center" w:pos="4680"/>
        <w:tab w:val="right" w:pos="9360"/>
      </w:tabs>
      <w:spacing w:line="240" w:lineRule="auto"/>
    </w:pPr>
  </w:style>
  <w:style w:type="character" w:styleId="FooterChar" w:customStyle="1">
    <w:name w:val="Footer Char"/>
    <w:basedOn w:val="DefaultParagraphFont"/>
    <w:link w:val="Footer"/>
    <w:uiPriority w:val="99"/>
    <w:rsid w:val="001F26FD"/>
  </w:style>
  <w:style w:type="paragraph" w:styleId="ListParagraph">
    <w:name w:val="List Paragraph"/>
    <w:basedOn w:val="Normal"/>
    <w:uiPriority w:val="34"/>
    <w:qFormat/>
    <w:rsid w:val="001F26FD"/>
    <w:pPr>
      <w:ind w:left="720"/>
      <w:contextualSpacing/>
    </w:pPr>
  </w:style>
  <w:style w:type="paragraph" w:styleId="NoSpacing">
    <w:name w:val="No Spacing"/>
    <w:uiPriority w:val="1"/>
    <w:qFormat/>
    <w:rsid w:val="00FE15B1"/>
    <w:pPr>
      <w:spacing w:line="240" w:lineRule="auto"/>
    </w:pPr>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8.png" Id="rId26" /><Relationship Type="http://schemas.openxmlformats.org/officeDocument/2006/relationships/hyperlink" Target="https://www.login.gov/help/manage-your-account/change-your-email-address/" TargetMode="External" Id="rId21" /><Relationship Type="http://schemas.openxmlformats.org/officeDocument/2006/relationships/image" Target="media/image23.png" Id="rId42" /><Relationship Type="http://schemas.openxmlformats.org/officeDocument/2006/relationships/image" Target="media/image28.png" Id="rId47" /><Relationship Type="http://schemas.openxmlformats.org/officeDocument/2006/relationships/image" Target="media/image44.png" Id="rId63" /><Relationship Type="http://schemas.openxmlformats.org/officeDocument/2006/relationships/image" Target="media/image49.png" Id="rId68" /><Relationship Type="http://schemas.openxmlformats.org/officeDocument/2006/relationships/hyperlink" Target="https://account.id.me/overview" TargetMode="External" Id="rId84" /><Relationship Type="http://schemas.openxmlformats.org/officeDocument/2006/relationships/image" Target="media/image61.png" Id="rId89" /><Relationship Type="http://schemas.openxmlformats.org/officeDocument/2006/relationships/image" Target="media/image3.png" Id="rId16" /><Relationship Type="http://schemas.openxmlformats.org/officeDocument/2006/relationships/image" Target="media/image1.png" Id="rId11" /><Relationship Type="http://schemas.openxmlformats.org/officeDocument/2006/relationships/image" Target="media/image14.png" Id="rId32" /><Relationship Type="http://schemas.openxmlformats.org/officeDocument/2006/relationships/image" Target="media/image34.png" Id="rId53" /><Relationship Type="http://schemas.openxmlformats.org/officeDocument/2006/relationships/image" Target="media/image39.png" Id="rId58" /><Relationship Type="http://schemas.openxmlformats.org/officeDocument/2006/relationships/image" Target="media/image55.png" Id="rId74" /><Relationship Type="http://schemas.openxmlformats.org/officeDocument/2006/relationships/hyperlink" Target="https://help.id.me/hc/en-us" TargetMode="External" Id="rId79" /><Relationship Type="http://schemas.openxmlformats.org/officeDocument/2006/relationships/fontTable" Target="fontTable.xml" Id="rId102" /><Relationship Type="http://schemas.openxmlformats.org/officeDocument/2006/relationships/numbering" Target="numbering.xml" Id="rId5" /><Relationship Type="http://schemas.openxmlformats.org/officeDocument/2006/relationships/image" Target="media/image62.png" Id="rId90" /><Relationship Type="http://schemas.openxmlformats.org/officeDocument/2006/relationships/image" Target="media/image66.png" Id="rId95" /><Relationship Type="http://schemas.openxmlformats.org/officeDocument/2006/relationships/hyperlink" Target="https://help.id.me/hc/en-us/articles/19679310213271-Add-a-work-or-business-email-to-your-ID-me-account" TargetMode="External" Id="rId22" /><Relationship Type="http://schemas.openxmlformats.org/officeDocument/2006/relationships/image" Target="media/image9.png" Id="rId27" /><Relationship Type="http://schemas.openxmlformats.org/officeDocument/2006/relationships/image" Target="media/image24.png" Id="rId43" /><Relationship Type="http://schemas.openxmlformats.org/officeDocument/2006/relationships/image" Target="media/image29.png" Id="rId48" /><Relationship Type="http://schemas.openxmlformats.org/officeDocument/2006/relationships/image" Target="media/image45.png" Id="rId64" /><Relationship Type="http://schemas.openxmlformats.org/officeDocument/2006/relationships/image" Target="media/image50.png" Id="rId69" /><Relationship Type="http://schemas.openxmlformats.org/officeDocument/2006/relationships/hyperlink" Target="https://www.va.gov/ogc/apps/accreditation/index.asp?" TargetMode="External" Id="rId80" /><Relationship Type="http://schemas.openxmlformats.org/officeDocument/2006/relationships/hyperlink" Target="https://www.va.gov/representative/get-help" TargetMode="External" Id="rId85" /><Relationship Type="http://schemas.openxmlformats.org/officeDocument/2006/relationships/hyperlink" Target="https://www.va.gov/representative" TargetMode="External" Id="rId12" /><Relationship Type="http://schemas.openxmlformats.org/officeDocument/2006/relationships/hyperlink" Target="https://www.va.gov/ogc/apps/accreditation/index.asp" TargetMode="External" Id="rId17" /><Relationship Type="http://schemas.openxmlformats.org/officeDocument/2006/relationships/image" Target="media/image7.png" Id="rId25" /><Relationship Type="http://schemas.openxmlformats.org/officeDocument/2006/relationships/image" Target="media/image15.png" Id="rId33" /><Relationship Type="http://schemas.openxmlformats.org/officeDocument/2006/relationships/image" Target="media/image20.png" Id="rId38" /><Relationship Type="http://schemas.openxmlformats.org/officeDocument/2006/relationships/image" Target="media/image27.png" Id="rId46" /><Relationship Type="http://schemas.openxmlformats.org/officeDocument/2006/relationships/image" Target="media/image40.png" Id="rId59" /><Relationship Type="http://schemas.openxmlformats.org/officeDocument/2006/relationships/image" Target="media/image48.png" Id="rId67" /><Relationship Type="http://schemas.openxmlformats.org/officeDocument/2006/relationships/theme" Target="theme/theme1.xml" Id="rId103" /><Relationship Type="http://schemas.openxmlformats.org/officeDocument/2006/relationships/hyperlink" Target="https://help.id.me/hc/en-us/articles/202673924-Create-your-ID-me-account" TargetMode="External" Id="rId20" /><Relationship Type="http://schemas.openxmlformats.org/officeDocument/2006/relationships/image" Target="media/image22.png" Id="rId41" /><Relationship Type="http://schemas.openxmlformats.org/officeDocument/2006/relationships/image" Target="media/image35.png" Id="rId54" /><Relationship Type="http://schemas.openxmlformats.org/officeDocument/2006/relationships/image" Target="media/image43.png" Id="rId62" /><Relationship Type="http://schemas.openxmlformats.org/officeDocument/2006/relationships/image" Target="media/image51.png" Id="rId70" /><Relationship Type="http://schemas.openxmlformats.org/officeDocument/2006/relationships/image" Target="media/image56.png" Id="rId75" /><Relationship Type="http://schemas.openxmlformats.org/officeDocument/2006/relationships/hyperlink" Target="https://secure.login.gov/account" TargetMode="External" Id="rId83" /><Relationship Type="http://schemas.openxmlformats.org/officeDocument/2006/relationships/image" Target="media/image60.png" Id="rId88" /><Relationship Type="http://schemas.openxmlformats.org/officeDocument/2006/relationships/hyperlink" Target="https://www.va.gov/get-help-from-accredited-representative/appoint-rep/introduction" TargetMode="External" Id="rId91" /><Relationship Type="http://schemas.openxmlformats.org/officeDocument/2006/relationships/image" Target="media/image67.png" Id="rId9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www.va.gov/get-help-from-accredited-representative/find-rep/" TargetMode="External" Id="rId15" /><Relationship Type="http://schemas.openxmlformats.org/officeDocument/2006/relationships/image" Target="media/image5.png" Id="rId23" /><Relationship Type="http://schemas.openxmlformats.org/officeDocument/2006/relationships/image" Target="media/image10.png" Id="rId28" /><Relationship Type="http://schemas.openxmlformats.org/officeDocument/2006/relationships/image" Target="media/image30.png" Id="rId49" /><Relationship Type="http://schemas.openxmlformats.org/officeDocument/2006/relationships/image" Target="media/image38.png" Id="rId57" /><Relationship Type="http://schemas.openxmlformats.org/officeDocument/2006/relationships/endnotes" Target="endnotes.xml" Id="rId10" /><Relationship Type="http://schemas.openxmlformats.org/officeDocument/2006/relationships/image" Target="media/image13.png" Id="rId31" /><Relationship Type="http://schemas.openxmlformats.org/officeDocument/2006/relationships/image" Target="media/image25.png" Id="rId44" /><Relationship Type="http://schemas.openxmlformats.org/officeDocument/2006/relationships/image" Target="media/image33.png" Id="rId52" /><Relationship Type="http://schemas.openxmlformats.org/officeDocument/2006/relationships/image" Target="media/image41.png" Id="rId60" /><Relationship Type="http://schemas.openxmlformats.org/officeDocument/2006/relationships/image" Target="media/image46.png" Id="rId65" /><Relationship Type="http://schemas.openxmlformats.org/officeDocument/2006/relationships/image" Target="media/image54.png" Id="rId73" /><Relationship Type="http://schemas.openxmlformats.org/officeDocument/2006/relationships/hyperlink" Target="https://login.gov/help/" TargetMode="External" Id="rId78" /><Relationship Type="http://schemas.openxmlformats.org/officeDocument/2006/relationships/hyperlink" Target="mailto:AccreditationMailbox@va.gov" TargetMode="External" Id="rId81" /><Relationship Type="http://schemas.openxmlformats.org/officeDocument/2006/relationships/hyperlink" Target="mailto:RepresentativePortalHelp@va.gov" TargetMode="External" Id="rId86" /><Relationship Type="http://schemas.openxmlformats.org/officeDocument/2006/relationships/image" Target="media/image65.png" Id="rId94" /><Relationship Type="http://schemas.openxmlformats.org/officeDocument/2006/relationships/hyperlink" Target="tel:8008271000" TargetMode="External" Id="rId99" /><Relationship Type="http://schemas.openxmlformats.org/officeDocument/2006/relationships/footer" Target="footer1.xml" Id="rId10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www.va.gov/representative/help" TargetMode="External" Id="rId13" /><Relationship Type="http://schemas.openxmlformats.org/officeDocument/2006/relationships/image" Target="media/image4.png" Id="rId18" /><Relationship Type="http://schemas.openxmlformats.org/officeDocument/2006/relationships/image" Target="media/image36.png" Id="rId55" /><Relationship Type="http://schemas.openxmlformats.org/officeDocument/2006/relationships/image" Target="media/image57.png" Id="rId76" /><Relationship Type="http://schemas.openxmlformats.org/officeDocument/2006/relationships/image" Target="media/image68.png" Id="rId97" /><Relationship Type="http://schemas.openxmlformats.org/officeDocument/2006/relationships/settings" Target="settings.xml" Id="rId7" /><Relationship Type="http://schemas.openxmlformats.org/officeDocument/2006/relationships/image" Target="media/image52.png" Id="rId71" /><Relationship Type="http://schemas.openxmlformats.org/officeDocument/2006/relationships/image" Target="media/image63.png" Id="rId92" /><Relationship Type="http://schemas.openxmlformats.org/officeDocument/2006/relationships/customXml" Target="../customXml/item2.xml" Id="rId2" /><Relationship Type="http://schemas.openxmlformats.org/officeDocument/2006/relationships/image" Target="media/image11.png" Id="rId29" /><Relationship Type="http://schemas.openxmlformats.org/officeDocument/2006/relationships/image" Target="media/image6.png" Id="rId24" /><Relationship Type="http://schemas.openxmlformats.org/officeDocument/2006/relationships/image" Target="media/image21.png" Id="rId40" /><Relationship Type="http://schemas.openxmlformats.org/officeDocument/2006/relationships/image" Target="media/image26.png" Id="rId45" /><Relationship Type="http://schemas.openxmlformats.org/officeDocument/2006/relationships/image" Target="media/image47.png" Id="rId66" /><Relationship Type="http://schemas.openxmlformats.org/officeDocument/2006/relationships/image" Target="media/image59.png" Id="rId87" /><Relationship Type="http://schemas.openxmlformats.org/officeDocument/2006/relationships/image" Target="media/image42.png" Id="rId61" /><Relationship Type="http://schemas.openxmlformats.org/officeDocument/2006/relationships/hyperlink" Target="mailto:AccreditationMailbox@va.gov" TargetMode="External" Id="rId82" /><Relationship Type="http://schemas.openxmlformats.org/officeDocument/2006/relationships/hyperlink" Target="https://login.gov/help/create-account/how-do-i-create-an-account/" TargetMode="External" Id="rId19" /><Relationship Type="http://schemas.openxmlformats.org/officeDocument/2006/relationships/image" Target="media/image2.png" Id="rId14" /><Relationship Type="http://schemas.openxmlformats.org/officeDocument/2006/relationships/image" Target="media/image12.png" Id="rId30" /><Relationship Type="http://schemas.openxmlformats.org/officeDocument/2006/relationships/image" Target="media/image37.png" Id="rId56" /><Relationship Type="http://schemas.openxmlformats.org/officeDocument/2006/relationships/image" Target="media/image58.png" Id="rId77" /><Relationship Type="http://schemas.openxmlformats.org/officeDocument/2006/relationships/image" Target="media/image70.png" Id="rId100" /><Relationship Type="http://schemas.openxmlformats.org/officeDocument/2006/relationships/webSettings" Target="webSettings.xml" Id="rId8" /><Relationship Type="http://schemas.openxmlformats.org/officeDocument/2006/relationships/image" Target="media/image32.png" Id="rId51" /><Relationship Type="http://schemas.openxmlformats.org/officeDocument/2006/relationships/image" Target="media/image53.png" Id="rId72" /><Relationship Type="http://schemas.openxmlformats.org/officeDocument/2006/relationships/image" Target="media/image64.png" Id="rId93" /><Relationship Type="http://schemas.openxmlformats.org/officeDocument/2006/relationships/image" Target="media/image69.png" Id="rId98" /><Relationship Type="http://schemas.openxmlformats.org/officeDocument/2006/relationships/customXml" Target="../customXml/item3.xml" Id="rId3" /><Relationship Type="http://schemas.openxmlformats.org/officeDocument/2006/relationships/comments" Target="comments.xml" Id="R6b18129af4c446e3" /><Relationship Type="http://schemas.microsoft.com/office/2011/relationships/people" Target="people.xml" Id="R83715cd5bbb8489a" /><Relationship Type="http://schemas.microsoft.com/office/2011/relationships/commentsExtended" Target="commentsExtended.xml" Id="R1f29ae0ea6214fc2" /><Relationship Type="http://schemas.microsoft.com/office/2016/09/relationships/commentsIds" Target="commentsIds.xml" Id="R36a7495fc4fc4280" /><Relationship Type="http://schemas.microsoft.com/office/2018/08/relationships/commentsExtensible" Target="commentsExtensible.xml" Id="R756b2038350f44d5" /><Relationship Type="http://schemas.openxmlformats.org/officeDocument/2006/relationships/image" Target="/media/image47.png" Id="rId1138351758" /><Relationship Type="http://schemas.openxmlformats.org/officeDocument/2006/relationships/image" Target="/media/image48.png" Id="rId60335588" /><Relationship Type="http://schemas.openxmlformats.org/officeDocument/2006/relationships/image" Target="/media/image49.png" Id="rId157439743" /><Relationship Type="http://schemas.openxmlformats.org/officeDocument/2006/relationships/image" Target="/media/image4a.png" Id="rId590140593" /><Relationship Type="http://schemas.openxmlformats.org/officeDocument/2006/relationships/image" Target="/media/image4b.png" Id="rId56394508" /><Relationship Type="http://schemas.openxmlformats.org/officeDocument/2006/relationships/hyperlink" Target="https://dvagov.sharepoint.com/:w:/r/sites/vaabdvro/Shared%20Documents/Accredited%20Representative%20Facing/_Contact%20center%20materials/(Jan2026)%20VA.Form.21-0996.Release%20-%20Copy.docx?d=w7b0d3172865f445cb1bc847ba31ed0f2&amp;csf=1&amp;web=1&amp;e=wXaNaD&amp;nav=eyJoIjoiMTkxOTU5NDk2NCJ9" TargetMode="External" Id="R0d6c2a34d05643be" /><Relationship Type="http://schemas.openxmlformats.org/officeDocument/2006/relationships/image" Target="/media/image4c.png" Id="rId320898265" /><Relationship Type="http://schemas.openxmlformats.org/officeDocument/2006/relationships/image" Target="/media/image4d.png" Id="rId1188817820" /><Relationship Type="http://schemas.openxmlformats.org/officeDocument/2006/relationships/hyperlink" Target="https://www.va.gov/get-help-from-accredited-representative/appoint-rep/introduction" TargetMode="External" Id="R0e7aa3d01ce9430e" /><Relationship Type="http://schemas.openxmlformats.org/officeDocument/2006/relationships/image" Target="/media/image4e.png" Id="rId1811186908"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2Ac9gAolN6XdqkCUE/hkH/hpcw==">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</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20E543A3E62BCA40BF75ED4C3CAE3A59" ma:contentTypeVersion="20" ma:contentTypeDescription="Create a new document." ma:contentTypeScope="" ma:versionID="9942d9ad610344b326d73564797836bd">
  <xsd:schema xmlns:xsd="http://www.w3.org/2001/XMLSchema" xmlns:xs="http://www.w3.org/2001/XMLSchema" xmlns:p="http://schemas.microsoft.com/office/2006/metadata/properties" xmlns:ns1="http://schemas.microsoft.com/sharepoint/v3" xmlns:ns2="ea9bf0d7-e746-4b86-9db8-344f62192ed6" xmlns:ns3="83d7b15c-819f-4907-ba19-07495dc88560" targetNamespace="http://schemas.microsoft.com/office/2006/metadata/properties" ma:root="true" ma:fieldsID="71615252745e45a7c150747e1b098424" ns1:_="" ns2:_="" ns3:_="">
    <xsd:import namespace="http://schemas.microsoft.com/sharepoint/v3"/>
    <xsd:import namespace="ea9bf0d7-e746-4b86-9db8-344f62192ed6"/>
    <xsd:import namespace="83d7b15c-819f-4907-ba19-07495dc885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Labels" minOccurs="0"/>
                <xsd:element ref="ns2:Usergroups" minOccurs="0"/>
                <xsd:element ref="ns2:Methodology" minOccurs="0"/>
                <xsd:element ref="ns1:_ip_UnifiedCompliancePolicyProperties" minOccurs="0"/>
                <xsd:element ref="ns1:_ip_UnifiedCompliancePolicyUIAction"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9bf0d7-e746-4b86-9db8-344f62192ed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Labels" ma:index="20" nillable="true" ma:displayName="Bookmarked" ma:format="Dropdown" ma:internalName="Labels">
      <xsd:complexType>
        <xsd:complexContent>
          <xsd:extension base="dms:MultiChoice">
            <xsd:sequence>
              <xsd:element name="Value" maxOccurs="unbounded" minOccurs="0" nillable="true">
                <xsd:simpleType>
                  <xsd:restriction base="dms:Choice">
                    <xsd:enumeration value="Must Watch"/>
                  </xsd:restriction>
                </xsd:simpleType>
              </xsd:element>
            </xsd:sequence>
          </xsd:extension>
        </xsd:complexContent>
      </xsd:complexType>
    </xsd:element>
    <xsd:element name="Usergroups" ma:index="21" nillable="true" ma:displayName="User groups" ma:format="Dropdown" ma:internalName="Usergroups">
      <xsd:complexType>
        <xsd:complexContent>
          <xsd:extension base="dms:MultiChoiceFillIn">
            <xsd:sequence>
              <xsd:element name="Value" maxOccurs="unbounded" minOccurs="0" nillable="true">
                <xsd:simpleType>
                  <xsd:union memberTypes="dms:Text">
                    <xsd:simpleType>
                      <xsd:restriction base="dms:Choice">
                        <xsd:enumeration value="RVSRs"/>
                        <xsd:enumeration value="VSRs"/>
                        <xsd:enumeration value="SMEs"/>
                        <xsd:enumeration value="Veterans"/>
                        <xsd:enumeration value="VSOs"/>
                      </xsd:restriction>
                    </xsd:simpleType>
                  </xsd:union>
                </xsd:simpleType>
              </xsd:element>
            </xsd:sequence>
          </xsd:extension>
        </xsd:complexContent>
      </xsd:complexType>
    </xsd:element>
    <xsd:element name="Methodology" ma:index="22" nillable="true" ma:displayName="Methodology" ma:format="Dropdown" ma:internalName="Methodology">
      <xsd:complexType>
        <xsd:complexContent>
          <xsd:extension base="dms:MultiChoiceFillIn">
            <xsd:sequence>
              <xsd:element name="Value" maxOccurs="unbounded" minOccurs="0" nillable="true">
                <xsd:simpleType>
                  <xsd:union memberTypes="dms:Text">
                    <xsd:simpleType>
                      <xsd:restriction base="dms:Choice">
                        <xsd:enumeration value="User interviews"/>
                        <xsd:enumeration value="Usability testing"/>
                        <xsd:enumeration value="Discovery"/>
                      </xsd:restriction>
                    </xsd:simpleType>
                  </xsd:union>
                </xsd:simpleType>
              </xsd:element>
            </xsd:sequence>
          </xsd:extension>
        </xsd:complexContent>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Location" ma:index="27"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d7b15c-819f-4907-ba19-07495dc8856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c1f4e7a4-f7aa-40e2-9074-d96d5615dcbd}" ma:internalName="TaxCatchAll" ma:showField="CatchAllData" ma:web="83d7b15c-819f-4907-ba19-07495dc885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Methodology xmlns="ea9bf0d7-e746-4b86-9db8-344f62192ed6" xsi:nil="true"/>
    <TaxCatchAll xmlns="83d7b15c-819f-4907-ba19-07495dc88560" xsi:nil="true"/>
    <_ip_UnifiedCompliancePolicyProperties xmlns="http://schemas.microsoft.com/sharepoint/v3" xsi:nil="true"/>
    <lcf76f155ced4ddcb4097134ff3c332f xmlns="ea9bf0d7-e746-4b86-9db8-344f62192ed6">
      <Terms xmlns="http://schemas.microsoft.com/office/infopath/2007/PartnerControls"/>
    </lcf76f155ced4ddcb4097134ff3c332f>
    <Usergroups xmlns="ea9bf0d7-e746-4b86-9db8-344f62192ed6" xsi:nil="true"/>
    <Labels xmlns="ea9bf0d7-e746-4b86-9db8-344f62192ed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175664-637F-490D-B988-E70838132FEB}"/>
</file>

<file path=customXml/itemProps3.xml><?xml version="1.0" encoding="utf-8"?>
<ds:datastoreItem xmlns:ds="http://schemas.openxmlformats.org/officeDocument/2006/customXml" ds:itemID="{53CB2A9C-1F88-46E4-B9C8-ABECDD0B4FEA}">
  <ds:schemaRefs>
    <ds:schemaRef ds:uri="http://schemas.microsoft.com/office/2006/metadata/properties"/>
    <ds:schemaRef ds:uri="http://schemas.microsoft.com/office/infopath/2007/PartnerControls"/>
    <ds:schemaRef ds:uri="http://schemas.microsoft.com/sharepoint/v3"/>
    <ds:schemaRef ds:uri="ea9bf0d7-e746-4b86-9db8-344f62192ed6"/>
    <ds:schemaRef ds:uri="83d7b15c-819f-4907-ba19-07495dc88560"/>
  </ds:schemaRefs>
</ds:datastoreItem>
</file>

<file path=customXml/itemProps4.xml><?xml version="1.0" encoding="utf-8"?>
<ds:datastoreItem xmlns:ds="http://schemas.openxmlformats.org/officeDocument/2006/customXml" ds:itemID="{ADCDFDDA-08DD-43A0-80BB-4B98747D5A5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Jennifer Seipel</dc:creator>
  <keywords/>
  <dc:description/>
  <lastModifiedBy>Stromberg, Samuel T. (Oddcore Jv, Llc)</lastModifiedBy>
  <revision>20</revision>
  <dcterms:created xsi:type="dcterms:W3CDTF">2025-12-19T16:41:00.0000000Z</dcterms:created>
  <dcterms:modified xsi:type="dcterms:W3CDTF">2026-04-16T23:31:36.2817459Z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0x01010020E543A3E62BCA40BF75ED4C3CAE3A59</vt:lpwstr>
  </property>
  <property fmtid="{D5CDD505-2E9C-101B-9397-08002B2CF9AE}" pid="3" name="MediaServiceImageTags">
    <vt:lpwstr/>
  </property>
  <property fmtid="{D5CDD505-2E9C-101B-9397-08002B2CF9AE}" pid="5" name="docLang">
    <vt:lpwstr>en</vt:lpwstr>
  </property>
</Properties>
</file>