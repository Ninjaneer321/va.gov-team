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28979" w14:textId="0F9FF147" w:rsidR="001F43D1" w:rsidRPr="009A423F" w:rsidRDefault="001F43D1" w:rsidP="001F43D1">
      <w:pPr>
        <w:spacing w:after="0"/>
        <w:rPr>
          <w:rFonts w:asciiTheme="minorHAnsi" w:hAnsiTheme="minorHAnsi" w:cstheme="minorHAnsi"/>
        </w:rPr>
      </w:pPr>
      <w:r>
        <w:rPr>
          <w:rFonts w:asciiTheme="minorHAnsi" w:eastAsia="Times New Roman" w:hAnsiTheme="minorHAnsi" w:cstheme="minorHAnsi"/>
          <w:b/>
          <w:sz w:val="72"/>
        </w:rPr>
        <w:t xml:space="preserve">Burial Benefits Pre-Need Application (VA Form 40-10007) </w:t>
      </w:r>
      <w:r w:rsidRPr="009A423F">
        <w:rPr>
          <w:rFonts w:asciiTheme="minorHAnsi" w:eastAsia="Times New Roman" w:hAnsiTheme="minorHAnsi" w:cstheme="minorHAnsi"/>
          <w:b/>
          <w:sz w:val="72"/>
        </w:rPr>
        <w:t xml:space="preserve"> </w:t>
      </w:r>
    </w:p>
    <w:p w14:paraId="50C0B3C2" w14:textId="77777777" w:rsidR="001F43D1" w:rsidRPr="009A423F" w:rsidRDefault="001F43D1" w:rsidP="001F43D1">
      <w:pPr>
        <w:spacing w:after="0"/>
        <w:rPr>
          <w:rFonts w:asciiTheme="minorHAnsi" w:hAnsiTheme="minorHAnsi" w:cstheme="minorHAnsi"/>
        </w:rPr>
      </w:pPr>
      <w:r w:rsidRPr="009A423F">
        <w:rPr>
          <w:rFonts w:asciiTheme="minorHAnsi" w:eastAsia="Times New Roman" w:hAnsiTheme="minorHAnsi" w:cstheme="minorHAnsi"/>
          <w:b/>
        </w:rPr>
        <w:t xml:space="preserve"> </w:t>
      </w:r>
    </w:p>
    <w:p w14:paraId="0BBCFA4A" w14:textId="77777777" w:rsidR="001F43D1" w:rsidRPr="009A423F" w:rsidRDefault="001F43D1" w:rsidP="001F43D1">
      <w:pPr>
        <w:spacing w:after="0"/>
        <w:ind w:right="20"/>
        <w:jc w:val="right"/>
        <w:rPr>
          <w:rFonts w:asciiTheme="minorHAnsi" w:hAnsiTheme="minorHAnsi" w:cstheme="minorHAnsi"/>
        </w:rPr>
      </w:pPr>
      <w:r w:rsidRPr="009A423F">
        <w:rPr>
          <w:rFonts w:asciiTheme="minorHAnsi" w:hAnsiTheme="minorHAnsi" w:cstheme="minorHAnsi"/>
          <w:noProof/>
        </w:rPr>
        <mc:AlternateContent>
          <mc:Choice Requires="wpg">
            <w:drawing>
              <wp:inline distT="0" distB="0" distL="0" distR="0" wp14:anchorId="5291B5EC" wp14:editId="3AFD12E0">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rto="http://schemas.microsoft.com/office/word/2006/arto">
            <w:pict>
              <v:group w14:anchorId="0AA6B9CD" id="Group 2248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">
                <v:shape id="Shape 30245"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" path="m,l5867400,r,9525l,9525,,e" fillcolor="#888" stroked="f" strokeweight="0">
                  <v:stroke miterlimit="83231f" joinstyle="miter"/>
                  <v:path arrowok="t" textboxrect="0,0,5867400,9525"/>
                </v:shape>
                <w10:anchorlock/>
              </v:group>
            </w:pict>
          </mc:Fallback>
        </mc:AlternateContent>
      </w:r>
      <w:r w:rsidRPr="009A423F">
        <w:rPr>
          <w:rFonts w:asciiTheme="minorHAnsi" w:eastAsia="Times New Roman" w:hAnsiTheme="minorHAnsi" w:cstheme="minorHAnsi"/>
          <w:b/>
          <w:sz w:val="40"/>
        </w:rPr>
        <w:t xml:space="preserve"> </w:t>
      </w:r>
    </w:p>
    <w:p w14:paraId="6BDA9011" w14:textId="77777777" w:rsidR="001F43D1" w:rsidRPr="009A423F" w:rsidRDefault="001F43D1" w:rsidP="001F43D1">
      <w:pPr>
        <w:spacing w:after="0"/>
        <w:rPr>
          <w:rFonts w:asciiTheme="minorHAnsi" w:hAnsiTheme="minorHAnsi" w:cstheme="minorHAnsi"/>
        </w:rPr>
      </w:pPr>
      <w:r w:rsidRPr="009A423F">
        <w:rPr>
          <w:rFonts w:asciiTheme="minorHAnsi" w:eastAsia="Times New Roman" w:hAnsiTheme="minorHAnsi" w:cstheme="minorHAnsi"/>
          <w:b/>
          <w:sz w:val="40"/>
        </w:rPr>
        <w:t xml:space="preserve"> </w:t>
      </w:r>
    </w:p>
    <w:p w14:paraId="3AD5DC4E" w14:textId="77777777" w:rsidR="001F43D1" w:rsidRPr="009A423F" w:rsidRDefault="001F43D1" w:rsidP="001F43D1">
      <w:pPr>
        <w:spacing w:after="0"/>
        <w:rPr>
          <w:rFonts w:asciiTheme="minorHAnsi" w:eastAsia="Times New Roman" w:hAnsiTheme="minorHAnsi" w:cstheme="minorHAnsi"/>
          <w:b/>
          <w:sz w:val="40"/>
        </w:rPr>
      </w:pPr>
      <w:r w:rsidRPr="009A423F">
        <w:rPr>
          <w:rFonts w:asciiTheme="minorHAnsi" w:eastAsia="Times New Roman" w:hAnsiTheme="minorHAnsi" w:cstheme="minorHAnsi"/>
          <w:b/>
          <w:sz w:val="40"/>
        </w:rPr>
        <w:t xml:space="preserve"> </w:t>
      </w:r>
    </w:p>
    <w:sdt>
      <w:sdtPr>
        <w:rPr>
          <w:rFonts w:asciiTheme="minorHAnsi" w:eastAsia="Calibri" w:hAnsiTheme="minorHAnsi" w:cstheme="minorBidi"/>
          <w:color w:val="000000"/>
          <w:sz w:val="22"/>
          <w:szCs w:val="22"/>
        </w:rPr>
        <w:id w:val="2073687017"/>
        <w:docPartObj>
          <w:docPartGallery w:val="Table of Contents"/>
          <w:docPartUnique/>
        </w:docPartObj>
      </w:sdtPr>
      <w:sdtEndPr>
        <w:rPr>
          <w:b/>
          <w:color w:val="000000" w:themeColor="text1"/>
          <w:sz w:val="24"/>
          <w:szCs w:val="24"/>
        </w:rPr>
      </w:sdtEndPr>
      <w:sdtContent>
        <w:p w14:paraId="3971670A" w14:textId="77777777" w:rsidR="001F43D1" w:rsidRPr="009A423F" w:rsidRDefault="001F43D1" w:rsidP="001F43D1">
          <w:pPr>
            <w:pStyle w:val="TOCHeading"/>
            <w:rPr>
              <w:rFonts w:asciiTheme="minorHAnsi" w:hAnsiTheme="minorHAnsi" w:cstheme="minorHAnsi"/>
            </w:rPr>
          </w:pPr>
          <w:r w:rsidRPr="009A423F">
            <w:rPr>
              <w:rFonts w:asciiTheme="minorHAnsi" w:hAnsiTheme="minorHAnsi" w:cstheme="minorHAnsi"/>
            </w:rPr>
            <w:t>Table of Contents</w:t>
          </w:r>
        </w:p>
        <w:p w14:paraId="551E9849" w14:textId="793EEBB2" w:rsidR="00C91C15" w:rsidRDefault="001F43D1">
          <w:pPr>
            <w:pStyle w:val="TOC1"/>
            <w:tabs>
              <w:tab w:val="right" w:leader="dot" w:pos="9530"/>
            </w:tabs>
            <w:rPr>
              <w:rFonts w:asciiTheme="minorHAnsi" w:eastAsiaTheme="minorEastAsia" w:hAnsiTheme="minorHAnsi" w:cstheme="minorBidi"/>
              <w:noProof/>
              <w:color w:val="auto"/>
              <w:kern w:val="2"/>
              <w:sz w:val="24"/>
              <w:szCs w:val="24"/>
              <w14:ligatures w14:val="standardContextual"/>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hyperlink w:anchor="_Toc192059404" w:history="1">
            <w:r w:rsidR="00C91C15" w:rsidRPr="00B442C5">
              <w:rPr>
                <w:rStyle w:val="Hyperlink"/>
                <w:rFonts w:cstheme="minorHAnsi"/>
                <w:noProof/>
              </w:rPr>
              <w:t>Pre-Need Burial Benefits Application Overview</w:t>
            </w:r>
            <w:r w:rsidR="00C91C15">
              <w:rPr>
                <w:noProof/>
                <w:webHidden/>
              </w:rPr>
              <w:tab/>
            </w:r>
            <w:r w:rsidR="00C91C15">
              <w:rPr>
                <w:noProof/>
                <w:webHidden/>
              </w:rPr>
              <w:fldChar w:fldCharType="begin"/>
            </w:r>
            <w:r w:rsidR="00C91C15">
              <w:rPr>
                <w:noProof/>
                <w:webHidden/>
              </w:rPr>
              <w:instrText xml:space="preserve"> PAGEREF _Toc192059404 \h </w:instrText>
            </w:r>
            <w:r w:rsidR="00C91C15">
              <w:rPr>
                <w:noProof/>
                <w:webHidden/>
              </w:rPr>
            </w:r>
            <w:r w:rsidR="00C91C15">
              <w:rPr>
                <w:noProof/>
                <w:webHidden/>
              </w:rPr>
              <w:fldChar w:fldCharType="separate"/>
            </w:r>
            <w:r w:rsidR="00C91C15">
              <w:rPr>
                <w:noProof/>
                <w:webHidden/>
              </w:rPr>
              <w:t>3</w:t>
            </w:r>
            <w:r w:rsidR="00C91C15">
              <w:rPr>
                <w:noProof/>
                <w:webHidden/>
              </w:rPr>
              <w:fldChar w:fldCharType="end"/>
            </w:r>
          </w:hyperlink>
        </w:p>
        <w:p w14:paraId="11C5050F" w14:textId="1B1B60B6"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05" w:history="1">
            <w:r w:rsidRPr="00B442C5">
              <w:rPr>
                <w:rStyle w:val="Hyperlink"/>
                <w:rFonts w:cstheme="minorHAnsi"/>
                <w:noProof/>
              </w:rPr>
              <w:t>User Access</w:t>
            </w:r>
            <w:r>
              <w:rPr>
                <w:noProof/>
                <w:webHidden/>
              </w:rPr>
              <w:tab/>
            </w:r>
            <w:r>
              <w:rPr>
                <w:noProof/>
                <w:webHidden/>
              </w:rPr>
              <w:fldChar w:fldCharType="begin"/>
            </w:r>
            <w:r>
              <w:rPr>
                <w:noProof/>
                <w:webHidden/>
              </w:rPr>
              <w:instrText xml:space="preserve"> PAGEREF _Toc192059405 \h </w:instrText>
            </w:r>
            <w:r>
              <w:rPr>
                <w:noProof/>
                <w:webHidden/>
              </w:rPr>
            </w:r>
            <w:r>
              <w:rPr>
                <w:noProof/>
                <w:webHidden/>
              </w:rPr>
              <w:fldChar w:fldCharType="separate"/>
            </w:r>
            <w:r>
              <w:rPr>
                <w:noProof/>
                <w:webHidden/>
              </w:rPr>
              <w:t>3</w:t>
            </w:r>
            <w:r>
              <w:rPr>
                <w:noProof/>
                <w:webHidden/>
              </w:rPr>
              <w:fldChar w:fldCharType="end"/>
            </w:r>
          </w:hyperlink>
        </w:p>
        <w:p w14:paraId="4E5FD070" w14:textId="50E63EFB" w:rsidR="00C91C15" w:rsidRDefault="00C91C15">
          <w:pPr>
            <w:pStyle w:val="TOC3"/>
            <w:tabs>
              <w:tab w:val="right" w:leader="dot" w:pos="9530"/>
            </w:tabs>
            <w:rPr>
              <w:rFonts w:asciiTheme="minorHAnsi" w:eastAsiaTheme="minorEastAsia" w:hAnsiTheme="minorHAnsi" w:cstheme="minorBidi"/>
              <w:noProof/>
              <w:color w:val="auto"/>
              <w:kern w:val="2"/>
              <w:szCs w:val="24"/>
              <w14:ligatures w14:val="standardContextual"/>
            </w:rPr>
          </w:pPr>
          <w:hyperlink w:anchor="_Toc192059406" w:history="1">
            <w:r w:rsidRPr="00B442C5">
              <w:rPr>
                <w:rStyle w:val="Hyperlink"/>
                <w:rFonts w:cstheme="minorHAnsi"/>
                <w:noProof/>
              </w:rPr>
              <w:t>Who can access this application?</w:t>
            </w:r>
            <w:r>
              <w:rPr>
                <w:noProof/>
                <w:webHidden/>
              </w:rPr>
              <w:tab/>
            </w:r>
            <w:r>
              <w:rPr>
                <w:noProof/>
                <w:webHidden/>
              </w:rPr>
              <w:fldChar w:fldCharType="begin"/>
            </w:r>
            <w:r>
              <w:rPr>
                <w:noProof/>
                <w:webHidden/>
              </w:rPr>
              <w:instrText xml:space="preserve"> PAGEREF _Toc192059406 \h </w:instrText>
            </w:r>
            <w:r>
              <w:rPr>
                <w:noProof/>
                <w:webHidden/>
              </w:rPr>
            </w:r>
            <w:r>
              <w:rPr>
                <w:noProof/>
                <w:webHidden/>
              </w:rPr>
              <w:fldChar w:fldCharType="separate"/>
            </w:r>
            <w:r>
              <w:rPr>
                <w:noProof/>
                <w:webHidden/>
              </w:rPr>
              <w:t>3</w:t>
            </w:r>
            <w:r>
              <w:rPr>
                <w:noProof/>
                <w:webHidden/>
              </w:rPr>
              <w:fldChar w:fldCharType="end"/>
            </w:r>
          </w:hyperlink>
        </w:p>
        <w:p w14:paraId="4CCC372C" w14:textId="4949785E"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07" w:history="1">
            <w:r w:rsidRPr="00B442C5">
              <w:rPr>
                <w:rStyle w:val="Hyperlink"/>
                <w:rFonts w:cstheme="minorHAnsi"/>
                <w:noProof/>
              </w:rPr>
              <w:t>Navigation</w:t>
            </w:r>
            <w:r>
              <w:rPr>
                <w:noProof/>
                <w:webHidden/>
              </w:rPr>
              <w:tab/>
            </w:r>
            <w:r>
              <w:rPr>
                <w:noProof/>
                <w:webHidden/>
              </w:rPr>
              <w:fldChar w:fldCharType="begin"/>
            </w:r>
            <w:r>
              <w:rPr>
                <w:noProof/>
                <w:webHidden/>
              </w:rPr>
              <w:instrText xml:space="preserve"> PAGEREF _Toc192059407 \h </w:instrText>
            </w:r>
            <w:r>
              <w:rPr>
                <w:noProof/>
                <w:webHidden/>
              </w:rPr>
            </w:r>
            <w:r>
              <w:rPr>
                <w:noProof/>
                <w:webHidden/>
              </w:rPr>
              <w:fldChar w:fldCharType="separate"/>
            </w:r>
            <w:r>
              <w:rPr>
                <w:noProof/>
                <w:webHidden/>
              </w:rPr>
              <w:t>3</w:t>
            </w:r>
            <w:r>
              <w:rPr>
                <w:noProof/>
                <w:webHidden/>
              </w:rPr>
              <w:fldChar w:fldCharType="end"/>
            </w:r>
          </w:hyperlink>
        </w:p>
        <w:p w14:paraId="516D6EB2" w14:textId="4639215F"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08" w:history="1">
            <w:r w:rsidRPr="00B442C5">
              <w:rPr>
                <w:rStyle w:val="Hyperlink"/>
                <w:rFonts w:cstheme="minorHAnsi"/>
                <w:noProof/>
              </w:rPr>
              <w:t>What does it look like, and how does it start?</w:t>
            </w:r>
            <w:r>
              <w:rPr>
                <w:noProof/>
                <w:webHidden/>
              </w:rPr>
              <w:tab/>
            </w:r>
            <w:r>
              <w:rPr>
                <w:noProof/>
                <w:webHidden/>
              </w:rPr>
              <w:fldChar w:fldCharType="begin"/>
            </w:r>
            <w:r>
              <w:rPr>
                <w:noProof/>
                <w:webHidden/>
              </w:rPr>
              <w:instrText xml:space="preserve"> PAGEREF _Toc192059408 \h </w:instrText>
            </w:r>
            <w:r>
              <w:rPr>
                <w:noProof/>
                <w:webHidden/>
              </w:rPr>
            </w:r>
            <w:r>
              <w:rPr>
                <w:noProof/>
                <w:webHidden/>
              </w:rPr>
              <w:fldChar w:fldCharType="separate"/>
            </w:r>
            <w:r>
              <w:rPr>
                <w:noProof/>
                <w:webHidden/>
              </w:rPr>
              <w:t>6</w:t>
            </w:r>
            <w:r>
              <w:rPr>
                <w:noProof/>
                <w:webHidden/>
              </w:rPr>
              <w:fldChar w:fldCharType="end"/>
            </w:r>
          </w:hyperlink>
        </w:p>
        <w:p w14:paraId="6E3C8917" w14:textId="4840C0CB" w:rsidR="00C91C15" w:rsidRDefault="00C91C15">
          <w:pPr>
            <w:pStyle w:val="TOC1"/>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09" w:history="1">
            <w:r w:rsidRPr="00B442C5">
              <w:rPr>
                <w:rStyle w:val="Hyperlink"/>
                <w:rFonts w:cstheme="minorHAnsi"/>
                <w:noProof/>
              </w:rPr>
              <w:t>Pre-Need Burial Benefits Application</w:t>
            </w:r>
            <w:r>
              <w:rPr>
                <w:noProof/>
                <w:webHidden/>
              </w:rPr>
              <w:tab/>
            </w:r>
            <w:r>
              <w:rPr>
                <w:noProof/>
                <w:webHidden/>
              </w:rPr>
              <w:fldChar w:fldCharType="begin"/>
            </w:r>
            <w:r>
              <w:rPr>
                <w:noProof/>
                <w:webHidden/>
              </w:rPr>
              <w:instrText xml:space="preserve"> PAGEREF _Toc192059409 \h </w:instrText>
            </w:r>
            <w:r>
              <w:rPr>
                <w:noProof/>
                <w:webHidden/>
              </w:rPr>
            </w:r>
            <w:r>
              <w:rPr>
                <w:noProof/>
                <w:webHidden/>
              </w:rPr>
              <w:fldChar w:fldCharType="separate"/>
            </w:r>
            <w:r>
              <w:rPr>
                <w:noProof/>
                <w:webHidden/>
              </w:rPr>
              <w:t>8</w:t>
            </w:r>
            <w:r>
              <w:rPr>
                <w:noProof/>
                <w:webHidden/>
              </w:rPr>
              <w:fldChar w:fldCharType="end"/>
            </w:r>
          </w:hyperlink>
        </w:p>
        <w:p w14:paraId="23641CCF" w14:textId="09EF99EE"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0" w:history="1">
            <w:r w:rsidRPr="00B442C5">
              <w:rPr>
                <w:rStyle w:val="Hyperlink"/>
                <w:noProof/>
              </w:rPr>
              <w:t>Preparer Information</w:t>
            </w:r>
            <w:r>
              <w:rPr>
                <w:noProof/>
                <w:webHidden/>
              </w:rPr>
              <w:tab/>
            </w:r>
            <w:r>
              <w:rPr>
                <w:noProof/>
                <w:webHidden/>
              </w:rPr>
              <w:fldChar w:fldCharType="begin"/>
            </w:r>
            <w:r>
              <w:rPr>
                <w:noProof/>
                <w:webHidden/>
              </w:rPr>
              <w:instrText xml:space="preserve"> PAGEREF _Toc192059410 \h </w:instrText>
            </w:r>
            <w:r>
              <w:rPr>
                <w:noProof/>
                <w:webHidden/>
              </w:rPr>
            </w:r>
            <w:r>
              <w:rPr>
                <w:noProof/>
                <w:webHidden/>
              </w:rPr>
              <w:fldChar w:fldCharType="separate"/>
            </w:r>
            <w:r>
              <w:rPr>
                <w:noProof/>
                <w:webHidden/>
              </w:rPr>
              <w:t>8</w:t>
            </w:r>
            <w:r>
              <w:rPr>
                <w:noProof/>
                <w:webHidden/>
              </w:rPr>
              <w:fldChar w:fldCharType="end"/>
            </w:r>
          </w:hyperlink>
        </w:p>
        <w:p w14:paraId="52B208CA" w14:textId="1844731E"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1" w:history="1">
            <w:r w:rsidRPr="00B442C5">
              <w:rPr>
                <w:rStyle w:val="Hyperlink"/>
                <w:noProof/>
              </w:rPr>
              <w:t>Applicant Information</w:t>
            </w:r>
            <w:r>
              <w:rPr>
                <w:noProof/>
                <w:webHidden/>
              </w:rPr>
              <w:tab/>
            </w:r>
            <w:r>
              <w:rPr>
                <w:noProof/>
                <w:webHidden/>
              </w:rPr>
              <w:fldChar w:fldCharType="begin"/>
            </w:r>
            <w:r>
              <w:rPr>
                <w:noProof/>
                <w:webHidden/>
              </w:rPr>
              <w:instrText xml:space="preserve"> PAGEREF _Toc192059411 \h </w:instrText>
            </w:r>
            <w:r>
              <w:rPr>
                <w:noProof/>
                <w:webHidden/>
              </w:rPr>
            </w:r>
            <w:r>
              <w:rPr>
                <w:noProof/>
                <w:webHidden/>
              </w:rPr>
              <w:fldChar w:fldCharType="separate"/>
            </w:r>
            <w:r>
              <w:rPr>
                <w:noProof/>
                <w:webHidden/>
              </w:rPr>
              <w:t>12</w:t>
            </w:r>
            <w:r>
              <w:rPr>
                <w:noProof/>
                <w:webHidden/>
              </w:rPr>
              <w:fldChar w:fldCharType="end"/>
            </w:r>
          </w:hyperlink>
        </w:p>
        <w:p w14:paraId="13081430" w14:textId="620C2B33"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2" w:history="1">
            <w:r w:rsidRPr="00B442C5">
              <w:rPr>
                <w:rStyle w:val="Hyperlink"/>
                <w:noProof/>
              </w:rPr>
              <w:t>Sponsor Information</w:t>
            </w:r>
            <w:r>
              <w:rPr>
                <w:noProof/>
                <w:webHidden/>
              </w:rPr>
              <w:tab/>
            </w:r>
            <w:r>
              <w:rPr>
                <w:noProof/>
                <w:webHidden/>
              </w:rPr>
              <w:fldChar w:fldCharType="begin"/>
            </w:r>
            <w:r>
              <w:rPr>
                <w:noProof/>
                <w:webHidden/>
              </w:rPr>
              <w:instrText xml:space="preserve"> PAGEREF _Toc192059412 \h </w:instrText>
            </w:r>
            <w:r>
              <w:rPr>
                <w:noProof/>
                <w:webHidden/>
              </w:rPr>
            </w:r>
            <w:r>
              <w:rPr>
                <w:noProof/>
                <w:webHidden/>
              </w:rPr>
              <w:fldChar w:fldCharType="separate"/>
            </w:r>
            <w:r>
              <w:rPr>
                <w:noProof/>
                <w:webHidden/>
              </w:rPr>
              <w:t>16</w:t>
            </w:r>
            <w:r>
              <w:rPr>
                <w:noProof/>
                <w:webHidden/>
              </w:rPr>
              <w:fldChar w:fldCharType="end"/>
            </w:r>
          </w:hyperlink>
        </w:p>
        <w:p w14:paraId="37FB3102" w14:textId="50A84652"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3" w:history="1">
            <w:r w:rsidRPr="00B442C5">
              <w:rPr>
                <w:rStyle w:val="Hyperlink"/>
                <w:noProof/>
              </w:rPr>
              <w:t>Sponsor Military History</w:t>
            </w:r>
            <w:r>
              <w:rPr>
                <w:noProof/>
                <w:webHidden/>
              </w:rPr>
              <w:tab/>
            </w:r>
            <w:r>
              <w:rPr>
                <w:noProof/>
                <w:webHidden/>
              </w:rPr>
              <w:fldChar w:fldCharType="begin"/>
            </w:r>
            <w:r>
              <w:rPr>
                <w:noProof/>
                <w:webHidden/>
              </w:rPr>
              <w:instrText xml:space="preserve"> PAGEREF _Toc192059413 \h </w:instrText>
            </w:r>
            <w:r>
              <w:rPr>
                <w:noProof/>
                <w:webHidden/>
              </w:rPr>
            </w:r>
            <w:r>
              <w:rPr>
                <w:noProof/>
                <w:webHidden/>
              </w:rPr>
              <w:fldChar w:fldCharType="separate"/>
            </w:r>
            <w:r>
              <w:rPr>
                <w:noProof/>
                <w:webHidden/>
              </w:rPr>
              <w:t>23</w:t>
            </w:r>
            <w:r>
              <w:rPr>
                <w:noProof/>
                <w:webHidden/>
              </w:rPr>
              <w:fldChar w:fldCharType="end"/>
            </w:r>
          </w:hyperlink>
        </w:p>
        <w:p w14:paraId="3A93DCB7" w14:textId="66B8FB71"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4" w:history="1">
            <w:r w:rsidRPr="00B442C5">
              <w:rPr>
                <w:rStyle w:val="Hyperlink"/>
                <w:noProof/>
              </w:rPr>
              <w:t>Sponsor service period(s)</w:t>
            </w:r>
            <w:r>
              <w:rPr>
                <w:noProof/>
                <w:webHidden/>
              </w:rPr>
              <w:tab/>
            </w:r>
            <w:r>
              <w:rPr>
                <w:noProof/>
                <w:webHidden/>
              </w:rPr>
              <w:fldChar w:fldCharType="begin"/>
            </w:r>
            <w:r>
              <w:rPr>
                <w:noProof/>
                <w:webHidden/>
              </w:rPr>
              <w:instrText xml:space="preserve"> PAGEREF _Toc192059414 \h </w:instrText>
            </w:r>
            <w:r>
              <w:rPr>
                <w:noProof/>
                <w:webHidden/>
              </w:rPr>
            </w:r>
            <w:r>
              <w:rPr>
                <w:noProof/>
                <w:webHidden/>
              </w:rPr>
              <w:fldChar w:fldCharType="separate"/>
            </w:r>
            <w:r>
              <w:rPr>
                <w:noProof/>
                <w:webHidden/>
              </w:rPr>
              <w:t>26</w:t>
            </w:r>
            <w:r>
              <w:rPr>
                <w:noProof/>
                <w:webHidden/>
              </w:rPr>
              <w:fldChar w:fldCharType="end"/>
            </w:r>
          </w:hyperlink>
        </w:p>
        <w:p w14:paraId="55871ACB" w14:textId="5BC2F286"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5" w:history="1">
            <w:r w:rsidRPr="00B442C5">
              <w:rPr>
                <w:rStyle w:val="Hyperlink"/>
                <w:noProof/>
              </w:rPr>
              <w:t>Burial Benefits</w:t>
            </w:r>
            <w:r>
              <w:rPr>
                <w:noProof/>
                <w:webHidden/>
              </w:rPr>
              <w:tab/>
            </w:r>
            <w:r>
              <w:rPr>
                <w:noProof/>
                <w:webHidden/>
              </w:rPr>
              <w:fldChar w:fldCharType="begin"/>
            </w:r>
            <w:r>
              <w:rPr>
                <w:noProof/>
                <w:webHidden/>
              </w:rPr>
              <w:instrText xml:space="preserve"> PAGEREF _Toc192059415 \h </w:instrText>
            </w:r>
            <w:r>
              <w:rPr>
                <w:noProof/>
                <w:webHidden/>
              </w:rPr>
            </w:r>
            <w:r>
              <w:rPr>
                <w:noProof/>
                <w:webHidden/>
              </w:rPr>
              <w:fldChar w:fldCharType="separate"/>
            </w:r>
            <w:r>
              <w:rPr>
                <w:noProof/>
                <w:webHidden/>
              </w:rPr>
              <w:t>29</w:t>
            </w:r>
            <w:r>
              <w:rPr>
                <w:noProof/>
                <w:webHidden/>
              </w:rPr>
              <w:fldChar w:fldCharType="end"/>
            </w:r>
          </w:hyperlink>
        </w:p>
        <w:p w14:paraId="3B1BAE12" w14:textId="37AC3F64"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6" w:history="1">
            <w:r w:rsidRPr="00B442C5">
              <w:rPr>
                <w:rStyle w:val="Hyperlink"/>
                <w:noProof/>
              </w:rPr>
              <w:t>Supporting Documents</w:t>
            </w:r>
            <w:r>
              <w:rPr>
                <w:noProof/>
                <w:webHidden/>
              </w:rPr>
              <w:tab/>
            </w:r>
            <w:r>
              <w:rPr>
                <w:noProof/>
                <w:webHidden/>
              </w:rPr>
              <w:fldChar w:fldCharType="begin"/>
            </w:r>
            <w:r>
              <w:rPr>
                <w:noProof/>
                <w:webHidden/>
              </w:rPr>
              <w:instrText xml:space="preserve"> PAGEREF _Toc192059416 \h </w:instrText>
            </w:r>
            <w:r>
              <w:rPr>
                <w:noProof/>
                <w:webHidden/>
              </w:rPr>
            </w:r>
            <w:r>
              <w:rPr>
                <w:noProof/>
                <w:webHidden/>
              </w:rPr>
              <w:fldChar w:fldCharType="separate"/>
            </w:r>
            <w:r>
              <w:rPr>
                <w:noProof/>
                <w:webHidden/>
              </w:rPr>
              <w:t>30</w:t>
            </w:r>
            <w:r>
              <w:rPr>
                <w:noProof/>
                <w:webHidden/>
              </w:rPr>
              <w:fldChar w:fldCharType="end"/>
            </w:r>
          </w:hyperlink>
        </w:p>
        <w:p w14:paraId="2FF1B797" w14:textId="424EBEF9" w:rsidR="00C91C15" w:rsidRDefault="00C91C15">
          <w:pPr>
            <w:pStyle w:val="TOC2"/>
            <w:tabs>
              <w:tab w:val="right" w:leader="dot" w:pos="9530"/>
            </w:tabs>
            <w:rPr>
              <w:rFonts w:asciiTheme="minorHAnsi" w:eastAsiaTheme="minorEastAsia" w:hAnsiTheme="minorHAnsi" w:cstheme="minorBidi"/>
              <w:noProof/>
              <w:color w:val="auto"/>
              <w:kern w:val="2"/>
              <w:sz w:val="24"/>
              <w:szCs w:val="24"/>
              <w14:ligatures w14:val="standardContextual"/>
            </w:rPr>
          </w:pPr>
          <w:hyperlink w:anchor="_Toc192059417" w:history="1">
            <w:r w:rsidRPr="00B442C5">
              <w:rPr>
                <w:rStyle w:val="Hyperlink"/>
                <w:noProof/>
              </w:rPr>
              <w:t>Review &amp; Submit</w:t>
            </w:r>
            <w:r>
              <w:rPr>
                <w:noProof/>
                <w:webHidden/>
              </w:rPr>
              <w:tab/>
            </w:r>
            <w:r>
              <w:rPr>
                <w:noProof/>
                <w:webHidden/>
              </w:rPr>
              <w:fldChar w:fldCharType="begin"/>
            </w:r>
            <w:r>
              <w:rPr>
                <w:noProof/>
                <w:webHidden/>
              </w:rPr>
              <w:instrText xml:space="preserve"> PAGEREF _Toc192059417 \h </w:instrText>
            </w:r>
            <w:r>
              <w:rPr>
                <w:noProof/>
                <w:webHidden/>
              </w:rPr>
            </w:r>
            <w:r>
              <w:rPr>
                <w:noProof/>
                <w:webHidden/>
              </w:rPr>
              <w:fldChar w:fldCharType="separate"/>
            </w:r>
            <w:r>
              <w:rPr>
                <w:noProof/>
                <w:webHidden/>
              </w:rPr>
              <w:t>33</w:t>
            </w:r>
            <w:r>
              <w:rPr>
                <w:noProof/>
                <w:webHidden/>
              </w:rPr>
              <w:fldChar w:fldCharType="end"/>
            </w:r>
          </w:hyperlink>
        </w:p>
        <w:p w14:paraId="671CE788" w14:textId="559EC31B" w:rsidR="00C91C15" w:rsidRDefault="00C91C15">
          <w:pPr>
            <w:pStyle w:val="TOC3"/>
            <w:tabs>
              <w:tab w:val="right" w:leader="dot" w:pos="9530"/>
            </w:tabs>
            <w:rPr>
              <w:rFonts w:asciiTheme="minorHAnsi" w:eastAsiaTheme="minorEastAsia" w:hAnsiTheme="minorHAnsi" w:cstheme="minorBidi"/>
              <w:noProof/>
              <w:color w:val="auto"/>
              <w:kern w:val="2"/>
              <w:szCs w:val="24"/>
              <w14:ligatures w14:val="standardContextual"/>
            </w:rPr>
          </w:pPr>
          <w:hyperlink w:anchor="_Toc192059418" w:history="1">
            <w:r w:rsidRPr="00B442C5">
              <w:rPr>
                <w:rStyle w:val="Hyperlink"/>
                <w:noProof/>
              </w:rPr>
              <w:t>Error Messaging</w:t>
            </w:r>
            <w:r>
              <w:rPr>
                <w:noProof/>
                <w:webHidden/>
              </w:rPr>
              <w:tab/>
            </w:r>
            <w:r>
              <w:rPr>
                <w:noProof/>
                <w:webHidden/>
              </w:rPr>
              <w:fldChar w:fldCharType="begin"/>
            </w:r>
            <w:r>
              <w:rPr>
                <w:noProof/>
                <w:webHidden/>
              </w:rPr>
              <w:instrText xml:space="preserve"> PAGEREF _Toc192059418 \h </w:instrText>
            </w:r>
            <w:r>
              <w:rPr>
                <w:noProof/>
                <w:webHidden/>
              </w:rPr>
            </w:r>
            <w:r>
              <w:rPr>
                <w:noProof/>
                <w:webHidden/>
              </w:rPr>
              <w:fldChar w:fldCharType="separate"/>
            </w:r>
            <w:r>
              <w:rPr>
                <w:noProof/>
                <w:webHidden/>
              </w:rPr>
              <w:t>35</w:t>
            </w:r>
            <w:r>
              <w:rPr>
                <w:noProof/>
                <w:webHidden/>
              </w:rPr>
              <w:fldChar w:fldCharType="end"/>
            </w:r>
          </w:hyperlink>
        </w:p>
        <w:p w14:paraId="43EF4E06" w14:textId="5AEB37C7" w:rsidR="001F43D1" w:rsidRPr="009A423F" w:rsidRDefault="001F43D1" w:rsidP="001F43D1">
          <w:pPr>
            <w:rPr>
              <w:rFonts w:asciiTheme="minorHAnsi" w:hAnsiTheme="minorHAnsi" w:cstheme="minorHAnsi"/>
            </w:rPr>
          </w:pPr>
          <w:r w:rsidRPr="009A423F">
            <w:rPr>
              <w:rFonts w:asciiTheme="minorHAnsi" w:hAnsiTheme="minorHAnsi" w:cstheme="minorHAnsi"/>
              <w:b/>
              <w:bCs/>
              <w:noProof/>
            </w:rPr>
            <w:fldChar w:fldCharType="end"/>
          </w:r>
        </w:p>
      </w:sdtContent>
    </w:sdt>
    <w:p w14:paraId="4E9116B1" w14:textId="77777777" w:rsidR="001F43D1" w:rsidRPr="009A423F" w:rsidRDefault="001F43D1" w:rsidP="001F43D1">
      <w:pPr>
        <w:spacing w:after="0"/>
        <w:rPr>
          <w:rFonts w:asciiTheme="minorHAnsi" w:hAnsiTheme="minorHAnsi" w:cstheme="minorHAnsi"/>
        </w:rPr>
      </w:pPr>
    </w:p>
    <w:p w14:paraId="2F206E53" w14:textId="77777777" w:rsidR="001F43D1" w:rsidRPr="009A423F" w:rsidRDefault="001F43D1" w:rsidP="001F43D1">
      <w:pPr>
        <w:spacing w:after="0"/>
        <w:rPr>
          <w:rFonts w:asciiTheme="minorHAnsi" w:hAnsiTheme="minorHAnsi" w:cstheme="minorHAnsi"/>
        </w:rPr>
      </w:pPr>
    </w:p>
    <w:p w14:paraId="0A3540D2" w14:textId="77777777" w:rsidR="001F43D1" w:rsidRPr="009A423F" w:rsidRDefault="001F43D1" w:rsidP="001F43D1">
      <w:pPr>
        <w:spacing w:after="150"/>
        <w:rPr>
          <w:rFonts w:asciiTheme="minorHAnsi" w:hAnsiTheme="minorHAnsi" w:cstheme="minorHAnsi"/>
        </w:rPr>
      </w:pPr>
      <w:r w:rsidRPr="009A423F">
        <w:rPr>
          <w:rFonts w:asciiTheme="minorHAnsi" w:eastAsia="Times New Roman" w:hAnsiTheme="minorHAnsi" w:cstheme="minorHAnsi"/>
        </w:rPr>
        <w:t xml:space="preserve"> </w:t>
      </w:r>
    </w:p>
    <w:p w14:paraId="38046386" w14:textId="77777777" w:rsidR="001F43D1" w:rsidRPr="009A423F" w:rsidRDefault="001F43D1" w:rsidP="001F43D1">
      <w:pPr>
        <w:spacing w:after="0"/>
        <w:rPr>
          <w:rFonts w:asciiTheme="minorHAnsi" w:hAnsiTheme="minorHAnsi" w:cstheme="minorHAnsi"/>
        </w:rPr>
      </w:pPr>
      <w:r w:rsidRPr="009A423F">
        <w:rPr>
          <w:rFonts w:asciiTheme="minorHAnsi" w:eastAsia="Times New Roman" w:hAnsiTheme="minorHAnsi" w:cstheme="minorHAnsi"/>
          <w:b/>
          <w:sz w:val="40"/>
        </w:rPr>
        <w:t xml:space="preserve"> </w:t>
      </w:r>
    </w:p>
    <w:p w14:paraId="1B6ADE1A" w14:textId="113A8126" w:rsidR="001F43D1" w:rsidRPr="009A423F" w:rsidRDefault="001F43D1" w:rsidP="001F43D1">
      <w:pPr>
        <w:spacing w:after="0"/>
        <w:rPr>
          <w:rFonts w:asciiTheme="minorHAnsi" w:hAnsiTheme="minorHAnsi" w:cstheme="minorHAnsi"/>
        </w:rPr>
      </w:pPr>
      <w:r w:rsidRPr="009A423F">
        <w:rPr>
          <w:rFonts w:asciiTheme="minorHAnsi" w:eastAsia="Times New Roman" w:hAnsiTheme="minorHAnsi" w:cstheme="minorHAnsi"/>
          <w:b/>
          <w:sz w:val="40"/>
        </w:rPr>
        <w:t xml:space="preserve"> </w:t>
      </w:r>
      <w:r w:rsidRPr="009A423F">
        <w:rPr>
          <w:rFonts w:asciiTheme="minorHAnsi" w:eastAsia="Times New Roman" w:hAnsiTheme="minorHAnsi" w:cstheme="minorHAnsi"/>
          <w:b/>
          <w:sz w:val="40"/>
        </w:rPr>
        <w:tab/>
        <w:t xml:space="preserve"> </w:t>
      </w:r>
    </w:p>
    <w:p w14:paraId="5256BEB0" w14:textId="113A8126" w:rsidR="001F43D1" w:rsidRPr="009A423F" w:rsidRDefault="001F43D1" w:rsidP="001F43D1">
      <w:pPr>
        <w:pStyle w:val="Heading1"/>
        <w:rPr>
          <w:rFonts w:cstheme="minorHAnsi"/>
        </w:rPr>
      </w:pPr>
      <w:bookmarkStart w:id="0" w:name="_Toc192059404"/>
      <w:r>
        <w:rPr>
          <w:rFonts w:cstheme="minorHAnsi"/>
        </w:rPr>
        <w:t>Pre-Need Burial Benefits Application Overview</w:t>
      </w:r>
      <w:bookmarkEnd w:id="0"/>
    </w:p>
    <w:p w14:paraId="51392AD8" w14:textId="09550AE7" w:rsidR="001F43D1" w:rsidRPr="00A10244" w:rsidRDefault="001F43D1" w:rsidP="001F43D1">
      <w:pPr>
        <w:rPr>
          <w:rFonts w:asciiTheme="minorHAnsi" w:hAnsiTheme="minorHAnsi" w:cstheme="minorHAnsi"/>
        </w:rPr>
      </w:pPr>
      <w:r>
        <w:rPr>
          <w:rFonts w:asciiTheme="minorHAnsi" w:hAnsiTheme="minorHAnsi" w:cstheme="minorHAnsi"/>
        </w:rPr>
        <w:t xml:space="preserve">This product guide covers the </w:t>
      </w:r>
      <w:r w:rsidR="003E5720">
        <w:rPr>
          <w:rFonts w:asciiTheme="minorHAnsi" w:hAnsiTheme="minorHAnsi" w:cstheme="minorHAnsi"/>
        </w:rPr>
        <w:t>Pre-Need Burial Benefits Application</w:t>
      </w:r>
      <w:r>
        <w:rPr>
          <w:rFonts w:asciiTheme="minorHAnsi" w:hAnsiTheme="minorHAnsi" w:cstheme="minorHAnsi"/>
        </w:rPr>
        <w:t xml:space="preserve"> (</w:t>
      </w:r>
      <w:r w:rsidR="003E5720">
        <w:rPr>
          <w:rFonts w:asciiTheme="minorHAnsi" w:hAnsiTheme="minorHAnsi" w:cstheme="minorHAnsi"/>
        </w:rPr>
        <w:t>40</w:t>
      </w:r>
      <w:r>
        <w:rPr>
          <w:rFonts w:asciiTheme="minorHAnsi" w:hAnsiTheme="minorHAnsi" w:cstheme="minorHAnsi"/>
        </w:rPr>
        <w:t>-</w:t>
      </w:r>
      <w:r w:rsidR="003E5720">
        <w:rPr>
          <w:rFonts w:asciiTheme="minorHAnsi" w:hAnsiTheme="minorHAnsi" w:cstheme="minorHAnsi"/>
        </w:rPr>
        <w:t>10007</w:t>
      </w:r>
      <w:r>
        <w:rPr>
          <w:rFonts w:asciiTheme="minorHAnsi" w:hAnsiTheme="minorHAnsi" w:cstheme="minorHAnsi"/>
        </w:rPr>
        <w:t>)</w:t>
      </w:r>
    </w:p>
    <w:p w14:paraId="192D81F4" w14:textId="77777777" w:rsidR="001F43D1" w:rsidRPr="009A423F" w:rsidRDefault="001F43D1" w:rsidP="001F43D1">
      <w:pPr>
        <w:pStyle w:val="Heading2"/>
        <w:rPr>
          <w:rFonts w:cstheme="minorHAnsi"/>
        </w:rPr>
      </w:pPr>
      <w:bookmarkStart w:id="1" w:name="_Toc192059405"/>
      <w:r w:rsidRPr="009A423F">
        <w:rPr>
          <w:rFonts w:cstheme="minorHAnsi"/>
        </w:rPr>
        <w:t>User Access</w:t>
      </w:r>
      <w:bookmarkEnd w:id="1"/>
      <w:r w:rsidRPr="009A423F">
        <w:rPr>
          <w:rFonts w:cstheme="minorHAnsi"/>
        </w:rPr>
        <w:t xml:space="preserve"> </w:t>
      </w:r>
    </w:p>
    <w:p w14:paraId="01DF2D2F" w14:textId="77777777" w:rsidR="001F43D1" w:rsidRPr="009A423F" w:rsidRDefault="001F43D1" w:rsidP="001F43D1">
      <w:pPr>
        <w:pStyle w:val="Heading3"/>
        <w:rPr>
          <w:rFonts w:asciiTheme="minorHAnsi" w:hAnsiTheme="minorHAnsi" w:cstheme="minorHAnsi"/>
        </w:rPr>
      </w:pPr>
      <w:bookmarkStart w:id="2" w:name="_Toc192059406"/>
      <w:r w:rsidRPr="009A423F">
        <w:rPr>
          <w:rFonts w:asciiTheme="minorHAnsi" w:hAnsiTheme="minorHAnsi" w:cstheme="minorHAnsi"/>
        </w:rPr>
        <w:t>Who can access th</w:t>
      </w:r>
      <w:r>
        <w:rPr>
          <w:rFonts w:asciiTheme="minorHAnsi" w:hAnsiTheme="minorHAnsi" w:cstheme="minorHAnsi"/>
        </w:rPr>
        <w:t>is application</w:t>
      </w:r>
      <w:r w:rsidRPr="009A423F">
        <w:rPr>
          <w:rFonts w:asciiTheme="minorHAnsi" w:hAnsiTheme="minorHAnsi" w:cstheme="minorHAnsi"/>
        </w:rPr>
        <w:t>?</w:t>
      </w:r>
      <w:bookmarkEnd w:id="2"/>
      <w:r w:rsidRPr="009A423F">
        <w:rPr>
          <w:rFonts w:asciiTheme="minorHAnsi" w:hAnsiTheme="minorHAnsi" w:cstheme="minorHAnsi"/>
        </w:rPr>
        <w:t xml:space="preserve"> </w:t>
      </w:r>
    </w:p>
    <w:p w14:paraId="69D518BF" w14:textId="04460CAC" w:rsidR="001F43D1" w:rsidRDefault="001F43D1" w:rsidP="001F43D1">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Veterans</w:t>
      </w:r>
      <w:r w:rsidR="003E5720">
        <w:rPr>
          <w:rFonts w:asciiTheme="minorHAnsi" w:eastAsia="Times New Roman" w:hAnsiTheme="minorHAnsi" w:cstheme="minorHAnsi"/>
        </w:rPr>
        <w:t>, Non-Veterans, or Preparer’s</w:t>
      </w:r>
      <w:r>
        <w:rPr>
          <w:rFonts w:asciiTheme="minorHAnsi" w:eastAsia="Times New Roman" w:hAnsiTheme="minorHAnsi" w:cstheme="minorHAnsi"/>
        </w:rPr>
        <w:t xml:space="preserve"> </w:t>
      </w:r>
      <w:r w:rsidR="000E555C">
        <w:rPr>
          <w:rFonts w:asciiTheme="minorHAnsi" w:eastAsia="Times New Roman" w:hAnsiTheme="minorHAnsi" w:cstheme="minorHAnsi"/>
        </w:rPr>
        <w:t xml:space="preserve">for a Veteran or Non-Veteran. The user </w:t>
      </w:r>
      <w:r>
        <w:rPr>
          <w:rFonts w:asciiTheme="minorHAnsi" w:eastAsia="Times New Roman" w:hAnsiTheme="minorHAnsi" w:cstheme="minorHAnsi"/>
        </w:rPr>
        <w:t>do</w:t>
      </w:r>
      <w:r w:rsidR="000E555C">
        <w:rPr>
          <w:rFonts w:asciiTheme="minorHAnsi" w:eastAsia="Times New Roman" w:hAnsiTheme="minorHAnsi" w:cstheme="minorHAnsi"/>
        </w:rPr>
        <w:t>es</w:t>
      </w:r>
      <w:r>
        <w:rPr>
          <w:rFonts w:asciiTheme="minorHAnsi" w:eastAsia="Times New Roman" w:hAnsiTheme="minorHAnsi" w:cstheme="minorHAnsi"/>
        </w:rPr>
        <w:t xml:space="preserve"> not need to be signed into complete this application. However, if they aren’t signed in, the application will not be prefilled with their information and the </w:t>
      </w:r>
      <w:r w:rsidR="00926F09">
        <w:rPr>
          <w:rFonts w:asciiTheme="minorHAnsi" w:eastAsia="Times New Roman" w:hAnsiTheme="minorHAnsi" w:cstheme="minorHAnsi"/>
        </w:rPr>
        <w:t>users</w:t>
      </w:r>
      <w:r>
        <w:rPr>
          <w:rFonts w:asciiTheme="minorHAnsi" w:eastAsia="Times New Roman" w:hAnsiTheme="minorHAnsi" w:cstheme="minorHAnsi"/>
        </w:rPr>
        <w:t xml:space="preserve"> will not be able to save their application in progress. You </w:t>
      </w:r>
      <w:r w:rsidRPr="007348CE">
        <w:rPr>
          <w:rFonts w:asciiTheme="minorHAnsi" w:eastAsia="Times New Roman" w:hAnsiTheme="minorHAnsi" w:cstheme="minorHAnsi"/>
        </w:rPr>
        <w:t>can reference the below screenshot for more information on this:</w:t>
      </w:r>
    </w:p>
    <w:p w14:paraId="2F234BD4" w14:textId="3B5415D5" w:rsidR="001F43D1" w:rsidRPr="009A423F" w:rsidRDefault="007348CE" w:rsidP="001F43D1">
      <w:pPr>
        <w:spacing w:after="0" w:line="247" w:lineRule="auto"/>
        <w:ind w:left="-5" w:right="103" w:hanging="10"/>
        <w:rPr>
          <w:rFonts w:asciiTheme="minorHAnsi" w:hAnsiTheme="minorHAnsi" w:cstheme="minorHAnsi"/>
        </w:rPr>
      </w:pPr>
      <w:r w:rsidRPr="007348CE">
        <w:rPr>
          <w:noProof/>
        </w:rPr>
        <w:drawing>
          <wp:inline distT="0" distB="0" distL="0" distR="0" wp14:anchorId="67F1DE2E" wp14:editId="32C77EEF">
            <wp:extent cx="4165600" cy="2565400"/>
            <wp:effectExtent l="0" t="0" r="0" b="0"/>
            <wp:docPr id="1720786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6085" name="Picture 1" descr="A screenshot of a computer&#10;&#10;Description automatically generated"/>
                    <pic:cNvPicPr/>
                  </pic:nvPicPr>
                  <pic:blipFill>
                    <a:blip r:embed="rId11"/>
                    <a:stretch>
                      <a:fillRect/>
                    </a:stretch>
                  </pic:blipFill>
                  <pic:spPr>
                    <a:xfrm>
                      <a:off x="0" y="0"/>
                      <a:ext cx="4165600" cy="2565400"/>
                    </a:xfrm>
                    <a:prstGeom prst="rect">
                      <a:avLst/>
                    </a:prstGeom>
                  </pic:spPr>
                </pic:pic>
              </a:graphicData>
            </a:graphic>
          </wp:inline>
        </w:drawing>
      </w:r>
    </w:p>
    <w:p w14:paraId="7820D8D5" w14:textId="77777777" w:rsidR="001F43D1" w:rsidRPr="00EF68B6" w:rsidRDefault="001F43D1" w:rsidP="001F43D1">
      <w:pPr>
        <w:spacing w:after="150"/>
        <w:rPr>
          <w:rFonts w:asciiTheme="minorHAnsi" w:hAnsiTheme="minorHAnsi" w:cstheme="minorHAnsi"/>
        </w:rPr>
      </w:pPr>
      <w:r w:rsidRPr="009A423F">
        <w:rPr>
          <w:rFonts w:asciiTheme="minorHAnsi" w:eastAsia="Times New Roman" w:hAnsiTheme="minorHAnsi" w:cstheme="minorHAnsi"/>
        </w:rPr>
        <w:t xml:space="preserve"> </w:t>
      </w:r>
    </w:p>
    <w:p w14:paraId="1F2B54E6" w14:textId="77777777" w:rsidR="001F43D1" w:rsidRPr="009A423F" w:rsidRDefault="001F43D1" w:rsidP="001F43D1">
      <w:pPr>
        <w:pStyle w:val="Heading2"/>
        <w:rPr>
          <w:rFonts w:cstheme="minorHAnsi"/>
        </w:rPr>
      </w:pPr>
      <w:bookmarkStart w:id="3" w:name="_Toc192059407"/>
      <w:r w:rsidRPr="009A423F">
        <w:rPr>
          <w:rFonts w:cstheme="minorHAnsi"/>
        </w:rPr>
        <w:t>Navigation</w:t>
      </w:r>
      <w:bookmarkEnd w:id="3"/>
      <w:r w:rsidRPr="009A423F">
        <w:rPr>
          <w:rFonts w:cstheme="minorHAnsi"/>
        </w:rPr>
        <w:t xml:space="preserve"> </w:t>
      </w:r>
    </w:p>
    <w:p w14:paraId="5C64B639" w14:textId="3BDCAB55" w:rsidR="001F43D1" w:rsidRPr="007313FE" w:rsidRDefault="001F43D1">
      <w:pPr>
        <w:spacing w:before="8"/>
        <w:rPr>
          <w:rFonts w:ascii="Arial" w:hAnsi="Arial" w:cs="Arial"/>
          <w:i/>
          <w:sz w:val="21"/>
          <w:szCs w:val="16"/>
          <w:rPrChange w:id="4" w:author="Stewart, Kelby [USA]" w:date="2024-11-14T08:17:00Z" w16du:dateUtc="2024-11-14T13:17:00Z">
            <w:rPr>
              <w:rFonts w:asciiTheme="minorHAnsi" w:eastAsia="Times New Roman" w:hAnsiTheme="minorHAnsi" w:cstheme="minorHAnsi"/>
            </w:rPr>
          </w:rPrChange>
        </w:rPr>
        <w:pPrChange w:id="5" w:author="Stewart, Kelby [USA]" w:date="2024-11-14T08:17:00Z" w16du:dateUtc="2024-11-14T13:17:00Z">
          <w:pPr>
            <w:spacing w:after="124" w:line="247" w:lineRule="auto"/>
            <w:ind w:left="-5" w:right="103" w:hanging="10"/>
          </w:pPr>
        </w:pPrChange>
      </w:pPr>
      <w:r w:rsidRPr="009A423F">
        <w:rPr>
          <w:rFonts w:asciiTheme="minorHAnsi" w:eastAsia="Times New Roman" w:hAnsiTheme="minorHAnsi" w:cstheme="minorHAnsi"/>
          <w:b/>
        </w:rPr>
        <w:t>Direct url:</w:t>
      </w:r>
      <w:r w:rsidRPr="009A423F">
        <w:rPr>
          <w:rFonts w:asciiTheme="minorHAnsi" w:hAnsiTheme="minorHAnsi" w:cstheme="minorHAnsi"/>
        </w:rPr>
        <w:t>​</w:t>
      </w:r>
      <w:r w:rsidRPr="009A423F">
        <w:rPr>
          <w:rFonts w:asciiTheme="minorHAnsi" w:eastAsia="Times New Roman" w:hAnsiTheme="minorHAnsi" w:cstheme="minorHAnsi"/>
        </w:rPr>
        <w:t xml:space="preserve"> </w:t>
      </w:r>
      <w:ins w:id="6" w:author="Stewart, Kelby [USA]" w:date="2024-11-14T08:17:00Z" w16du:dateUtc="2024-11-14T13:17:00Z">
        <w:r w:rsidR="007313FE">
          <w:fldChar w:fldCharType="begin"/>
        </w:r>
        <w:r w:rsidR="007313FE">
          <w:instrText>HYPERLINK "https://www.va.gov/burials-memorials/"</w:instrText>
        </w:r>
        <w:r w:rsidR="007313FE">
          <w:fldChar w:fldCharType="separate"/>
        </w:r>
        <w:r w:rsidR="007313FE" w:rsidRPr="00F24520">
          <w:rPr>
            <w:rStyle w:val="Hyperlink"/>
            <w:rFonts w:ascii="Arial" w:hAnsi="Arial" w:cs="Arial"/>
            <w:i/>
            <w:sz w:val="21"/>
            <w:szCs w:val="16"/>
          </w:rPr>
          <w:t>https://www.va.gov/burials-memorials/</w:t>
        </w:r>
        <w:r w:rsidR="007313FE">
          <w:rPr>
            <w:rStyle w:val="Hyperlink"/>
            <w:rFonts w:ascii="Arial" w:hAnsi="Arial" w:cs="Arial"/>
            <w:i/>
            <w:sz w:val="21"/>
            <w:szCs w:val="16"/>
          </w:rPr>
          <w:fldChar w:fldCharType="end"/>
        </w:r>
      </w:ins>
      <w:del w:id="7" w:author="Stewart, Kelby [USA]" w:date="2024-11-14T08:16:00Z" w16du:dateUtc="2024-11-14T13:16:00Z">
        <w:r w:rsidR="00E1486E" w:rsidRPr="00E1486E" w:rsidDel="007313FE">
          <w:rPr>
            <w:rFonts w:asciiTheme="minorHAnsi" w:eastAsia="Times New Roman" w:hAnsiTheme="minorHAnsi" w:cstheme="minorHAnsi"/>
          </w:rPr>
          <w:delText>https://www.va.gov/burials-and-memorials/pre-need/form-10007-apply-for-eligibility/introduction</w:delText>
        </w:r>
      </w:del>
    </w:p>
    <w:p w14:paraId="0A7DD229" w14:textId="4C42B8DB" w:rsidR="00004F83" w:rsidRDefault="001F43D1" w:rsidP="001F43D1">
      <w:pPr>
        <w:spacing w:after="0" w:line="247" w:lineRule="auto"/>
        <w:ind w:left="-5" w:right="103" w:hanging="10"/>
        <w:rPr>
          <w:rFonts w:asciiTheme="minorHAnsi" w:eastAsia="Times New Roman" w:hAnsiTheme="minorHAnsi" w:cstheme="minorHAnsi"/>
        </w:rPr>
      </w:pPr>
      <w:r w:rsidRPr="00A10244">
        <w:rPr>
          <w:rFonts w:asciiTheme="minorHAnsi" w:eastAsia="Times New Roman" w:hAnsiTheme="minorHAnsi" w:cstheme="minorHAnsi"/>
          <w:b/>
        </w:rPr>
        <w:t>Or</w:t>
      </w:r>
      <w:r w:rsidRPr="009A423F">
        <w:rPr>
          <w:rFonts w:asciiTheme="minorHAnsi" w:eastAsia="Times New Roman" w:hAnsiTheme="minorHAnsi" w:cstheme="minorHAnsi"/>
        </w:rPr>
        <w:t xml:space="preserve"> </w:t>
      </w:r>
      <w:r>
        <w:rPr>
          <w:rFonts w:asciiTheme="minorHAnsi" w:eastAsia="Times New Roman" w:hAnsiTheme="minorHAnsi" w:cstheme="minorHAnsi"/>
        </w:rPr>
        <w:t>t</w:t>
      </w:r>
      <w:r w:rsidRPr="009A423F">
        <w:rPr>
          <w:rFonts w:asciiTheme="minorHAnsi" w:eastAsia="Times New Roman" w:hAnsiTheme="minorHAnsi" w:cstheme="minorHAnsi"/>
        </w:rPr>
        <w:t xml:space="preserve">he link for the </w:t>
      </w:r>
      <w:del w:id="8" w:author="Stewart, Kelby [USA]" w:date="2024-11-14T08:16:00Z" w16du:dateUtc="2024-11-14T13:16:00Z">
        <w:r w:rsidDel="00C658D5">
          <w:rPr>
            <w:rFonts w:asciiTheme="minorHAnsi" w:eastAsia="Times New Roman" w:hAnsiTheme="minorHAnsi" w:cstheme="minorHAnsi"/>
          </w:rPr>
          <w:delText xml:space="preserve">education </w:delText>
        </w:r>
      </w:del>
      <w:ins w:id="9" w:author="Stewart, Kelby [USA]" w:date="2024-11-14T08:16:00Z" w16du:dateUtc="2024-11-14T13:16:00Z">
        <w:r w:rsidR="00C658D5">
          <w:rPr>
            <w:rFonts w:asciiTheme="minorHAnsi" w:eastAsia="Times New Roman" w:hAnsiTheme="minorHAnsi" w:cstheme="minorHAnsi"/>
          </w:rPr>
          <w:t xml:space="preserve">Pre-Need </w:t>
        </w:r>
      </w:ins>
      <w:r>
        <w:rPr>
          <w:rFonts w:asciiTheme="minorHAnsi" w:eastAsia="Times New Roman" w:hAnsiTheme="minorHAnsi" w:cstheme="minorHAnsi"/>
        </w:rPr>
        <w:t xml:space="preserve">application can be found </w:t>
      </w:r>
      <w:r w:rsidRPr="009A423F">
        <w:rPr>
          <w:rFonts w:asciiTheme="minorHAnsi" w:eastAsia="Times New Roman" w:hAnsiTheme="minorHAnsi" w:cstheme="minorHAnsi"/>
        </w:rPr>
        <w:t xml:space="preserve">on the </w:t>
      </w:r>
      <w:r w:rsidRPr="009A423F">
        <w:rPr>
          <w:rFonts w:asciiTheme="minorHAnsi" w:hAnsiTheme="minorHAnsi" w:cstheme="minorHAnsi"/>
        </w:rPr>
        <w:t>​</w:t>
      </w:r>
      <w:r w:rsidRPr="009A423F">
        <w:rPr>
          <w:rFonts w:asciiTheme="minorHAnsi" w:eastAsia="Times New Roman" w:hAnsiTheme="minorHAnsi" w:cstheme="minorHAnsi"/>
          <w:b/>
        </w:rPr>
        <w:t>VA.gov</w:t>
      </w:r>
      <w:r w:rsidRPr="009A423F">
        <w:rPr>
          <w:rFonts w:asciiTheme="minorHAnsi" w:hAnsiTheme="minorHAnsi" w:cstheme="minorHAnsi"/>
        </w:rPr>
        <w:t>​</w:t>
      </w:r>
      <w:r w:rsidRPr="009A423F">
        <w:rPr>
          <w:rFonts w:asciiTheme="minorHAnsi" w:eastAsia="Times New Roman" w:hAnsiTheme="minorHAnsi" w:cstheme="minorHAnsi"/>
        </w:rPr>
        <w:t xml:space="preserve"> homepage.</w:t>
      </w:r>
    </w:p>
    <w:p w14:paraId="0E35ECE6" w14:textId="77777777" w:rsidR="00004F83" w:rsidRDefault="00004F83" w:rsidP="001F43D1">
      <w:pPr>
        <w:spacing w:after="0" w:line="247" w:lineRule="auto"/>
        <w:ind w:left="-5" w:right="103" w:hanging="10"/>
        <w:rPr>
          <w:rFonts w:asciiTheme="minorHAnsi" w:eastAsia="Times New Roman" w:hAnsiTheme="minorHAnsi" w:cstheme="minorHAnsi"/>
        </w:rPr>
      </w:pPr>
    </w:p>
    <w:p w14:paraId="08FF3A3E" w14:textId="77777777" w:rsidR="00004F83" w:rsidRDefault="00004F83" w:rsidP="001F43D1">
      <w:pPr>
        <w:spacing w:after="0" w:line="247" w:lineRule="auto"/>
        <w:ind w:left="-5" w:right="103" w:hanging="10"/>
        <w:rPr>
          <w:rFonts w:asciiTheme="minorHAnsi" w:eastAsia="Times New Roman" w:hAnsiTheme="minorHAnsi" w:cstheme="minorHAnsi"/>
        </w:rPr>
      </w:pPr>
    </w:p>
    <w:p w14:paraId="7B78B036" w14:textId="77777777" w:rsidR="00004F83" w:rsidRDefault="00004F83" w:rsidP="001F43D1">
      <w:pPr>
        <w:spacing w:after="0" w:line="247" w:lineRule="auto"/>
        <w:ind w:left="-5" w:right="103" w:hanging="10"/>
        <w:rPr>
          <w:rFonts w:asciiTheme="minorHAnsi" w:eastAsia="Times New Roman" w:hAnsiTheme="minorHAnsi" w:cstheme="minorHAnsi"/>
        </w:rPr>
      </w:pPr>
    </w:p>
    <w:p w14:paraId="6BFDD6F9" w14:textId="77777777" w:rsidR="00004F83" w:rsidRDefault="00004F83" w:rsidP="001F43D1">
      <w:pPr>
        <w:spacing w:after="0" w:line="247" w:lineRule="auto"/>
        <w:ind w:left="-5" w:right="103" w:hanging="10"/>
        <w:rPr>
          <w:rFonts w:asciiTheme="minorHAnsi" w:eastAsia="Times New Roman" w:hAnsiTheme="minorHAnsi" w:cstheme="minorHAnsi"/>
        </w:rPr>
      </w:pPr>
    </w:p>
    <w:p w14:paraId="4B3A0D60" w14:textId="77777777" w:rsidR="00004F83" w:rsidRDefault="00004F83" w:rsidP="001F43D1">
      <w:pPr>
        <w:spacing w:after="0" w:line="247" w:lineRule="auto"/>
        <w:ind w:left="-5" w:right="103" w:hanging="10"/>
        <w:rPr>
          <w:rFonts w:asciiTheme="minorHAnsi" w:eastAsia="Times New Roman" w:hAnsiTheme="minorHAnsi" w:cstheme="minorHAnsi"/>
        </w:rPr>
      </w:pPr>
    </w:p>
    <w:p w14:paraId="1CD7AE07" w14:textId="77777777" w:rsidR="00004F83" w:rsidRDefault="00004F83" w:rsidP="001F43D1">
      <w:pPr>
        <w:spacing w:after="0" w:line="247" w:lineRule="auto"/>
        <w:ind w:left="-5" w:right="103" w:hanging="10"/>
        <w:rPr>
          <w:rFonts w:asciiTheme="minorHAnsi" w:eastAsia="Times New Roman" w:hAnsiTheme="minorHAnsi" w:cstheme="minorHAnsi"/>
        </w:rPr>
      </w:pPr>
    </w:p>
    <w:p w14:paraId="2E50F8DC" w14:textId="77777777" w:rsidR="00004F83" w:rsidRDefault="00004F83" w:rsidP="001F43D1">
      <w:pPr>
        <w:spacing w:after="0" w:line="247" w:lineRule="auto"/>
        <w:ind w:left="-5" w:right="103" w:hanging="10"/>
        <w:rPr>
          <w:rFonts w:asciiTheme="minorHAnsi" w:eastAsia="Times New Roman" w:hAnsiTheme="minorHAnsi" w:cstheme="minorHAnsi"/>
        </w:rPr>
      </w:pPr>
    </w:p>
    <w:p w14:paraId="1EAF8B2A" w14:textId="193C0322" w:rsidR="001F43D1" w:rsidRPr="009A423F" w:rsidRDefault="001F43D1" w:rsidP="001F43D1">
      <w:pPr>
        <w:spacing w:after="0" w:line="247" w:lineRule="auto"/>
        <w:ind w:left="-5" w:right="103" w:hanging="10"/>
        <w:rPr>
          <w:rFonts w:asciiTheme="minorHAnsi" w:hAnsiTheme="minorHAnsi" w:cstheme="minorHAnsi"/>
        </w:rPr>
      </w:pPr>
      <w:r w:rsidRPr="009A423F">
        <w:rPr>
          <w:rFonts w:asciiTheme="minorHAnsi" w:eastAsia="Times New Roman" w:hAnsiTheme="minorHAnsi" w:cstheme="minorHAnsi"/>
        </w:rPr>
        <w:t xml:space="preserve"> </w:t>
      </w:r>
    </w:p>
    <w:p w14:paraId="100760F3" w14:textId="77777777" w:rsidR="00C6019E" w:rsidRPr="00F24520" w:rsidRDefault="00C6019E" w:rsidP="00C6019E">
      <w:pPr>
        <w:spacing w:before="5"/>
        <w:rPr>
          <w:rFonts w:ascii="Arial" w:hAnsi="Arial" w:cs="Arial"/>
          <w:highlight w:val="yellow"/>
        </w:rPr>
      </w:pPr>
    </w:p>
    <w:p w14:paraId="061F08C5" w14:textId="77777777" w:rsidR="00C6019E" w:rsidRPr="00F24520" w:rsidDel="007313FE" w:rsidRDefault="00C6019E" w:rsidP="00C6019E">
      <w:pPr>
        <w:spacing w:before="8"/>
        <w:rPr>
          <w:del w:id="10" w:author="Stewart, Kelby [USA]" w:date="2024-11-14T08:17:00Z" w16du:dateUtc="2024-11-14T13:17:00Z"/>
          <w:rFonts w:ascii="Arial" w:hAnsi="Arial" w:cs="Arial"/>
          <w:i/>
          <w:sz w:val="21"/>
          <w:szCs w:val="16"/>
        </w:rPr>
      </w:pPr>
      <w:del w:id="11" w:author="Stewart, Kelby [USA]" w:date="2024-11-14T08:17:00Z" w16du:dateUtc="2024-11-14T13:17:00Z">
        <w:r w:rsidDel="007313FE">
          <w:fldChar w:fldCharType="begin"/>
        </w:r>
        <w:r w:rsidDel="007313FE">
          <w:delInstrText>HYPERLINK "https://www.va.gov/burials-memorials/"</w:delInstrText>
        </w:r>
        <w:r w:rsidDel="007313FE">
          <w:fldChar w:fldCharType="separate"/>
        </w:r>
        <w:r w:rsidRPr="00F24520" w:rsidDel="007313FE">
          <w:rPr>
            <w:rStyle w:val="Hyperlink"/>
            <w:rFonts w:ascii="Arial" w:hAnsi="Arial" w:cs="Arial"/>
            <w:i/>
            <w:sz w:val="21"/>
            <w:szCs w:val="16"/>
          </w:rPr>
          <w:delText>https://www.va.gov/burials-memorials/</w:delText>
        </w:r>
        <w:r w:rsidDel="007313FE">
          <w:rPr>
            <w:rStyle w:val="Hyperlink"/>
            <w:rFonts w:ascii="Arial" w:hAnsi="Arial" w:cs="Arial"/>
            <w:i/>
            <w:sz w:val="21"/>
            <w:szCs w:val="16"/>
          </w:rPr>
          <w:fldChar w:fldCharType="end"/>
        </w:r>
      </w:del>
    </w:p>
    <w:p w14:paraId="6FA033C6" w14:textId="77777777" w:rsidR="00C6019E" w:rsidRPr="00F24520" w:rsidRDefault="00C6019E" w:rsidP="00C6019E">
      <w:pPr>
        <w:spacing w:before="8"/>
        <w:rPr>
          <w:rFonts w:ascii="Arial" w:hAnsi="Arial" w:cs="Arial"/>
          <w:i/>
          <w:sz w:val="31"/>
        </w:rPr>
      </w:pPr>
      <w:r w:rsidRPr="00F24520">
        <w:rPr>
          <w:rFonts w:ascii="Arial" w:hAnsi="Arial" w:cs="Arial"/>
          <w:i/>
          <w:noProof/>
          <w:sz w:val="31"/>
        </w:rPr>
        <w:drawing>
          <wp:inline distT="0" distB="0" distL="0" distR="0" wp14:anchorId="26658A0F" wp14:editId="206E1C58">
            <wp:extent cx="3240705" cy="2991028"/>
            <wp:effectExtent l="0" t="0" r="0" b="0"/>
            <wp:docPr id="25578778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7787" name="Picture 1" descr="A screenshot of a website&#10;&#10;Description automatically generated"/>
                    <pic:cNvPicPr/>
                  </pic:nvPicPr>
                  <pic:blipFill>
                    <a:blip r:embed="rId12"/>
                    <a:stretch>
                      <a:fillRect/>
                    </a:stretch>
                  </pic:blipFill>
                  <pic:spPr>
                    <a:xfrm>
                      <a:off x="0" y="0"/>
                      <a:ext cx="3335216" cy="3078257"/>
                    </a:xfrm>
                    <a:prstGeom prst="rect">
                      <a:avLst/>
                    </a:prstGeom>
                  </pic:spPr>
                </pic:pic>
              </a:graphicData>
            </a:graphic>
          </wp:inline>
        </w:drawing>
      </w:r>
    </w:p>
    <w:p w14:paraId="6FEF1455" w14:textId="77777777" w:rsidR="00C6019E" w:rsidRPr="00F24520" w:rsidRDefault="00C6019E" w:rsidP="00C6019E">
      <w:pPr>
        <w:pStyle w:val="ListParagraph"/>
        <w:tabs>
          <w:tab w:val="left" w:pos="820"/>
        </w:tabs>
        <w:rPr>
          <w:rFonts w:ascii="Arial" w:hAnsi="Arial" w:cs="Arial"/>
          <w:sz w:val="20"/>
        </w:rPr>
      </w:pPr>
    </w:p>
    <w:commentRangeStart w:id="12"/>
    <w:p w14:paraId="41EC062D" w14:textId="4D86C733" w:rsidR="00C6019E" w:rsidRPr="00F24520" w:rsidRDefault="00C6019E" w:rsidP="00C6019E">
      <w:pPr>
        <w:pStyle w:val="ListParagraph"/>
        <w:tabs>
          <w:tab w:val="left" w:pos="820"/>
        </w:tabs>
        <w:ind w:left="0"/>
        <w:rPr>
          <w:rFonts w:ascii="Arial" w:hAnsi="Arial" w:cs="Arial"/>
          <w:sz w:val="20"/>
        </w:rPr>
      </w:pPr>
      <w:r>
        <w:fldChar w:fldCharType="begin"/>
      </w:r>
      <w:r>
        <w:instrText>HYPERLINK "https://www.va.gov/burials-memorials/pre-need-eligibility/"</w:instrText>
      </w:r>
      <w:r>
        <w:fldChar w:fldCharType="separate"/>
      </w:r>
      <w:r w:rsidRPr="00F24520">
        <w:rPr>
          <w:rStyle w:val="Hyperlink"/>
          <w:rFonts w:ascii="Arial" w:hAnsi="Arial" w:cs="Arial"/>
          <w:sz w:val="20"/>
        </w:rPr>
        <w:t>https://www.va.gov/burials-memorials/pre-need-eligibility/</w:t>
      </w:r>
      <w:r>
        <w:fldChar w:fldCharType="end"/>
      </w:r>
      <w:r w:rsidRPr="00F24520">
        <w:rPr>
          <w:rFonts w:ascii="Arial" w:hAnsi="Arial" w:cs="Arial"/>
          <w:sz w:val="20"/>
        </w:rPr>
        <w:t xml:space="preserve"> </w:t>
      </w:r>
      <w:commentRangeEnd w:id="12"/>
      <w:r w:rsidR="005B6B5E">
        <w:rPr>
          <w:rStyle w:val="CommentReference"/>
        </w:rPr>
        <w:commentReference w:id="12"/>
      </w:r>
    </w:p>
    <w:p w14:paraId="16B5CB96" w14:textId="77777777" w:rsidR="00C6019E" w:rsidRPr="00F24520" w:rsidRDefault="00C6019E" w:rsidP="00C6019E">
      <w:pPr>
        <w:pStyle w:val="ListParagraph"/>
        <w:tabs>
          <w:tab w:val="left" w:pos="820"/>
        </w:tabs>
        <w:ind w:left="0"/>
        <w:rPr>
          <w:rFonts w:ascii="Arial" w:hAnsi="Arial" w:cs="Arial"/>
          <w:sz w:val="20"/>
        </w:rPr>
      </w:pPr>
    </w:p>
    <w:p w14:paraId="574FE7CC" w14:textId="77777777" w:rsidR="00C6019E" w:rsidRPr="00F24520" w:rsidRDefault="00C6019E" w:rsidP="00C6019E">
      <w:pPr>
        <w:pStyle w:val="ListParagraph"/>
        <w:tabs>
          <w:tab w:val="left" w:pos="820"/>
        </w:tabs>
        <w:ind w:left="360"/>
        <w:rPr>
          <w:rFonts w:ascii="Arial" w:hAnsi="Arial" w:cs="Arial"/>
          <w:sz w:val="20"/>
        </w:rPr>
        <w:sectPr w:rsidR="00C6019E" w:rsidRPr="00F24520" w:rsidSect="00C6019E">
          <w:headerReference w:type="even" r:id="rId17"/>
          <w:headerReference w:type="default" r:id="rId18"/>
          <w:pgSz w:w="12240" w:h="15840"/>
          <w:pgMar w:top="1380" w:right="1360" w:bottom="1240" w:left="1340" w:header="0" w:footer="1044" w:gutter="0"/>
          <w:pgNumType w:start="2"/>
          <w:cols w:space="720"/>
        </w:sectPr>
      </w:pPr>
      <w:r w:rsidRPr="00F24520">
        <w:rPr>
          <w:rFonts w:ascii="Arial" w:hAnsi="Arial" w:cs="Arial"/>
          <w:noProof/>
        </w:rPr>
        <w:drawing>
          <wp:inline distT="0" distB="0" distL="0" distR="0" wp14:anchorId="3B422CF8" wp14:editId="74C3E721">
            <wp:extent cx="3118150" cy="3254120"/>
            <wp:effectExtent l="0" t="0" r="0" b="0"/>
            <wp:docPr id="1002217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7038" name="Picture 1" descr="A screenshot of a computer&#10;&#10;Description automatically generated"/>
                    <pic:cNvPicPr/>
                  </pic:nvPicPr>
                  <pic:blipFill>
                    <a:blip r:embed="rId19"/>
                    <a:stretch>
                      <a:fillRect/>
                    </a:stretch>
                  </pic:blipFill>
                  <pic:spPr>
                    <a:xfrm>
                      <a:off x="0" y="0"/>
                      <a:ext cx="3128664" cy="3265092"/>
                    </a:xfrm>
                    <a:prstGeom prst="rect">
                      <a:avLst/>
                    </a:prstGeom>
                  </pic:spPr>
                </pic:pic>
              </a:graphicData>
            </a:graphic>
          </wp:inline>
        </w:drawing>
      </w:r>
    </w:p>
    <w:p w14:paraId="2F7C60B1" w14:textId="7F2ECD2F" w:rsidR="00C6019E" w:rsidRPr="00F24520" w:rsidRDefault="00004F83" w:rsidP="00004F83">
      <w:pPr>
        <w:pStyle w:val="ListParagraph"/>
        <w:widowControl w:val="0"/>
        <w:tabs>
          <w:tab w:val="left" w:pos="819"/>
          <w:tab w:val="left" w:pos="820"/>
        </w:tabs>
        <w:autoSpaceDE w:val="0"/>
        <w:autoSpaceDN w:val="0"/>
        <w:spacing w:before="67" w:after="0" w:line="240" w:lineRule="auto"/>
        <w:ind w:left="360"/>
        <w:contextualSpacing w:val="0"/>
        <w:rPr>
          <w:rFonts w:ascii="Arial" w:hAnsi="Arial" w:cs="Arial"/>
          <w:sz w:val="20"/>
        </w:rPr>
      </w:pPr>
      <w:hyperlink r:id="rId20" w:history="1">
        <w:r w:rsidRPr="00B61F6F">
          <w:rPr>
            <w:rStyle w:val="Hyperlink"/>
            <w:rFonts w:ascii="Arial" w:hAnsi="Arial" w:cs="Arial"/>
            <w:sz w:val="20"/>
          </w:rPr>
          <w:t>https://www.va.gov/burials-and-memorials/pre-need/form-10007-apply-for-eligibility/introduction</w:t>
        </w:r>
      </w:hyperlink>
      <w:r w:rsidR="00C6019E" w:rsidRPr="00F24520">
        <w:rPr>
          <w:rFonts w:ascii="Arial" w:hAnsi="Arial" w:cs="Arial"/>
          <w:sz w:val="20"/>
        </w:rPr>
        <w:t xml:space="preserve"> </w:t>
      </w:r>
    </w:p>
    <w:p w14:paraId="51962923" w14:textId="77777777" w:rsidR="00C6019E" w:rsidRPr="00F24520" w:rsidRDefault="00C6019E" w:rsidP="00C6019E">
      <w:pPr>
        <w:tabs>
          <w:tab w:val="left" w:pos="819"/>
          <w:tab w:val="left" w:pos="820"/>
        </w:tabs>
        <w:spacing w:before="67"/>
        <w:rPr>
          <w:rFonts w:ascii="Arial" w:hAnsi="Arial" w:cs="Arial"/>
          <w:sz w:val="20"/>
        </w:rPr>
      </w:pPr>
    </w:p>
    <w:p w14:paraId="08B4FE75" w14:textId="77777777" w:rsidR="00C6019E" w:rsidRPr="00F24520" w:rsidRDefault="00C6019E" w:rsidP="00C6019E">
      <w:pPr>
        <w:tabs>
          <w:tab w:val="left" w:pos="819"/>
          <w:tab w:val="left" w:pos="820"/>
        </w:tabs>
        <w:spacing w:before="67"/>
        <w:rPr>
          <w:rFonts w:ascii="Arial" w:hAnsi="Arial" w:cs="Arial"/>
          <w:sz w:val="20"/>
        </w:rPr>
        <w:sectPr w:rsidR="00C6019E" w:rsidRPr="00F24520" w:rsidSect="00C6019E">
          <w:pgSz w:w="12240" w:h="15840"/>
          <w:pgMar w:top="1380" w:right="1360" w:bottom="1320" w:left="1340" w:header="0" w:footer="1044" w:gutter="0"/>
          <w:cols w:space="720"/>
        </w:sectPr>
      </w:pPr>
      <w:r w:rsidRPr="00F24520">
        <w:rPr>
          <w:rFonts w:ascii="Arial" w:hAnsi="Arial" w:cs="Arial"/>
          <w:noProof/>
          <w:sz w:val="20"/>
        </w:rPr>
        <w:drawing>
          <wp:inline distT="0" distB="0" distL="0" distR="0" wp14:anchorId="1A86D04E" wp14:editId="66FE3E11">
            <wp:extent cx="4431332" cy="5593976"/>
            <wp:effectExtent l="0" t="0" r="1270" b="0"/>
            <wp:docPr id="1360243585" name="Picture 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3585" name="Picture 1" descr="A screenshot of a application&#10;&#10;Description automatically generated"/>
                    <pic:cNvPicPr/>
                  </pic:nvPicPr>
                  <pic:blipFill>
                    <a:blip r:embed="rId21"/>
                    <a:stretch>
                      <a:fillRect/>
                    </a:stretch>
                  </pic:blipFill>
                  <pic:spPr>
                    <a:xfrm>
                      <a:off x="0" y="0"/>
                      <a:ext cx="4451557" cy="5619508"/>
                    </a:xfrm>
                    <a:prstGeom prst="rect">
                      <a:avLst/>
                    </a:prstGeom>
                  </pic:spPr>
                </pic:pic>
              </a:graphicData>
            </a:graphic>
          </wp:inline>
        </w:drawing>
      </w:r>
    </w:p>
    <w:p w14:paraId="6D43FB87" w14:textId="3E650381" w:rsidR="009E1A27" w:rsidRPr="009A423F" w:rsidRDefault="009E1A27" w:rsidP="009E1A27">
      <w:pPr>
        <w:pStyle w:val="Heading2"/>
        <w:rPr>
          <w:rFonts w:cstheme="minorHAnsi"/>
        </w:rPr>
      </w:pPr>
      <w:bookmarkStart w:id="14" w:name="_Toc192059408"/>
      <w:r>
        <w:rPr>
          <w:rFonts w:cstheme="minorHAnsi"/>
        </w:rPr>
        <w:t>What does it look like, and how does it start?</w:t>
      </w:r>
      <w:bookmarkEnd w:id="14"/>
      <w:r>
        <w:rPr>
          <w:rFonts w:cstheme="minorHAnsi"/>
        </w:rPr>
        <w:t xml:space="preserve"> </w:t>
      </w:r>
    </w:p>
    <w:p w14:paraId="5B4B8F6F" w14:textId="0FAB660F" w:rsidR="00004F83" w:rsidRPr="009E1A27" w:rsidRDefault="009E1A27" w:rsidP="009E1A27">
      <w:pPr>
        <w:spacing w:after="124" w:line="247" w:lineRule="auto"/>
        <w:ind w:left="-5" w:right="103" w:hanging="10"/>
        <w:rPr>
          <w:rFonts w:asciiTheme="minorHAnsi" w:hAnsiTheme="minorHAnsi" w:cs="Arial"/>
          <w:bCs/>
        </w:rPr>
      </w:pPr>
      <w:r w:rsidRPr="009E1A27">
        <w:rPr>
          <w:rFonts w:asciiTheme="minorHAnsi" w:eastAsia="Times New Roman" w:hAnsiTheme="minorHAnsi" w:cstheme="minorHAnsi"/>
          <w:bCs/>
        </w:rPr>
        <w:t xml:space="preserve">Before starting the application, users are asked to acquire the appropriate documents/digital files. We encourage users to sign in to save their form, but they can also continue without signing in. </w:t>
      </w:r>
    </w:p>
    <w:p w14:paraId="336AE1CF" w14:textId="0274F0EE" w:rsidR="00C6019E" w:rsidRPr="00004F83" w:rsidRDefault="00C6019E" w:rsidP="00004F83">
      <w:pPr>
        <w:pStyle w:val="BodyText"/>
        <w:spacing w:before="406" w:line="283" w:lineRule="auto"/>
        <w:ind w:left="100" w:right="124"/>
        <w:rPr>
          <w:rFonts w:asciiTheme="minorHAnsi" w:hAnsiTheme="minorHAnsi" w:cs="Arial"/>
          <w:spacing w:val="-12"/>
        </w:rPr>
      </w:pPr>
      <w:r w:rsidRPr="00004F83">
        <w:rPr>
          <w:rFonts w:asciiTheme="minorHAnsi" w:hAnsiTheme="minorHAnsi" w:cs="Arial"/>
          <w:noProof/>
          <w:sz w:val="27"/>
        </w:rPr>
        <w:drawing>
          <wp:inline distT="0" distB="0" distL="0" distR="0" wp14:anchorId="20482006" wp14:editId="3F24FD4C">
            <wp:extent cx="4744440" cy="4827494"/>
            <wp:effectExtent l="0" t="0" r="5715" b="0"/>
            <wp:docPr id="1322144238" name="Picture 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4238" name="Picture 1" descr="A screenshot of a application&#10;&#10;Description automatically generated"/>
                    <pic:cNvPicPr/>
                  </pic:nvPicPr>
                  <pic:blipFill>
                    <a:blip r:embed="rId22"/>
                    <a:stretch>
                      <a:fillRect/>
                    </a:stretch>
                  </pic:blipFill>
                  <pic:spPr>
                    <a:xfrm>
                      <a:off x="0" y="0"/>
                      <a:ext cx="4821545" cy="4905949"/>
                    </a:xfrm>
                    <a:prstGeom prst="rect">
                      <a:avLst/>
                    </a:prstGeom>
                  </pic:spPr>
                </pic:pic>
              </a:graphicData>
            </a:graphic>
          </wp:inline>
        </w:drawing>
      </w:r>
      <w:r w:rsidRPr="00004F83">
        <w:rPr>
          <w:rFonts w:asciiTheme="minorHAnsi" w:hAnsiTheme="minorHAnsi" w:cs="Arial"/>
          <w:noProof/>
          <w:sz w:val="27"/>
        </w:rPr>
        <w:drawing>
          <wp:inline distT="0" distB="0" distL="0" distR="0" wp14:anchorId="7149376F" wp14:editId="20E09AD5">
            <wp:extent cx="4089400" cy="7049950"/>
            <wp:effectExtent l="0" t="0" r="0" b="0"/>
            <wp:docPr id="1141587714" name="Picture 1" descr="A close-up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87714" name="Picture 1" descr="A close-up of a application&#10;&#10;Description automatically generated"/>
                    <pic:cNvPicPr/>
                  </pic:nvPicPr>
                  <pic:blipFill>
                    <a:blip r:embed="rId23"/>
                    <a:stretch>
                      <a:fillRect/>
                    </a:stretch>
                  </pic:blipFill>
                  <pic:spPr>
                    <a:xfrm>
                      <a:off x="0" y="0"/>
                      <a:ext cx="4126934" cy="7114658"/>
                    </a:xfrm>
                    <a:prstGeom prst="rect">
                      <a:avLst/>
                    </a:prstGeom>
                  </pic:spPr>
                </pic:pic>
              </a:graphicData>
            </a:graphic>
          </wp:inline>
        </w:drawing>
      </w:r>
    </w:p>
    <w:p w14:paraId="3B5977FD" w14:textId="77777777" w:rsidR="001F43D1" w:rsidRDefault="001F43D1" w:rsidP="001F43D1">
      <w:pPr>
        <w:spacing w:after="0" w:line="247" w:lineRule="auto"/>
        <w:ind w:right="103"/>
        <w:rPr>
          <w:rFonts w:asciiTheme="minorHAnsi" w:eastAsia="Times New Roman" w:hAnsiTheme="minorHAnsi" w:cstheme="minorHAnsi"/>
        </w:rPr>
      </w:pPr>
    </w:p>
    <w:p w14:paraId="725CF142" w14:textId="2B79D49A" w:rsidR="001F43D1" w:rsidRDefault="00015E64" w:rsidP="001F43D1">
      <w:pPr>
        <w:pStyle w:val="Heading1"/>
        <w:rPr>
          <w:rFonts w:cstheme="minorHAnsi"/>
        </w:rPr>
      </w:pPr>
      <w:bookmarkStart w:id="15" w:name="_Toc192059409"/>
      <w:r>
        <w:rPr>
          <w:rFonts w:cstheme="minorHAnsi"/>
        </w:rPr>
        <w:t>Pre-Need Burial</w:t>
      </w:r>
      <w:r w:rsidR="001F43D1">
        <w:rPr>
          <w:rFonts w:cstheme="minorHAnsi"/>
        </w:rPr>
        <w:t xml:space="preserve"> Benefits Application</w:t>
      </w:r>
      <w:r w:rsidR="001F43D1">
        <w:rPr>
          <w:rFonts w:cstheme="minorHAnsi"/>
        </w:rPr>
        <w:softHyphen/>
      </w:r>
      <w:bookmarkEnd w:id="15"/>
    </w:p>
    <w:p w14:paraId="72A074B3" w14:textId="7D2418A9" w:rsidR="001F43D1" w:rsidRPr="00C45AB4" w:rsidRDefault="005D2DAB" w:rsidP="001F43D1">
      <w:pPr>
        <w:pStyle w:val="Heading2"/>
      </w:pPr>
      <w:bookmarkStart w:id="16" w:name="_Toc192059410"/>
      <w:r>
        <w:t>Preparer</w:t>
      </w:r>
      <w:r w:rsidR="001F43D1">
        <w:t xml:space="preserve"> Information</w:t>
      </w:r>
      <w:bookmarkEnd w:id="16"/>
    </w:p>
    <w:p w14:paraId="0CE70A00" w14:textId="08BBC5AF" w:rsidR="00244B67" w:rsidRPr="000675C3" w:rsidRDefault="001F43D1" w:rsidP="000675C3">
      <w:pPr>
        <w:rPr>
          <w:szCs w:val="24"/>
        </w:rPr>
      </w:pPr>
      <w:r>
        <w:rPr>
          <w:szCs w:val="24"/>
        </w:rPr>
        <w:t>First, the user will be asked to fill in general personal information.</w:t>
      </w:r>
      <w:r w:rsidR="00015E64">
        <w:rPr>
          <w:szCs w:val="24"/>
        </w:rPr>
        <w:t xml:space="preserve"> This may be in the Preparer or Applicant information section</w:t>
      </w:r>
      <w:r w:rsidR="005D2DAB">
        <w:rPr>
          <w:szCs w:val="24"/>
        </w:rPr>
        <w:t>, depending on their answer to the first question (Pictured below)</w:t>
      </w:r>
      <w:r w:rsidR="00015E64">
        <w:rPr>
          <w:szCs w:val="24"/>
        </w:rPr>
        <w:t>.</w:t>
      </w:r>
      <w:r>
        <w:rPr>
          <w:szCs w:val="24"/>
        </w:rPr>
        <w:t xml:space="preserve"> If they are signed in, the application will be pre-</w:t>
      </w:r>
      <w:r w:rsidR="001D5CAF">
        <w:rPr>
          <w:szCs w:val="24"/>
        </w:rPr>
        <w:t>filled,</w:t>
      </w:r>
      <w:r>
        <w:rPr>
          <w:szCs w:val="24"/>
        </w:rPr>
        <w:t xml:space="preserve"> but the </w:t>
      </w:r>
      <w:r w:rsidR="00015E64">
        <w:rPr>
          <w:szCs w:val="24"/>
        </w:rPr>
        <w:t xml:space="preserve">user </w:t>
      </w:r>
      <w:r>
        <w:rPr>
          <w:szCs w:val="24"/>
        </w:rPr>
        <w:t>can also change this information. If they are not signed in, they will need to add the information.</w:t>
      </w:r>
      <w:r w:rsidR="000675C3">
        <w:rPr>
          <w:szCs w:val="24"/>
        </w:rPr>
        <w:t xml:space="preserve"> If they indicate they are “</w:t>
      </w:r>
      <w:r w:rsidR="000675C3" w:rsidRPr="004509F4">
        <w:rPr>
          <w:b/>
          <w:bCs/>
          <w:szCs w:val="24"/>
        </w:rPr>
        <w:t>filling it out for myself</w:t>
      </w:r>
      <w:r w:rsidR="000675C3">
        <w:rPr>
          <w:szCs w:val="24"/>
        </w:rPr>
        <w:t xml:space="preserve">” (See below), they will </w:t>
      </w:r>
      <w:r w:rsidR="000675C3" w:rsidRPr="004509F4">
        <w:rPr>
          <w:szCs w:val="24"/>
          <w:u w:val="single"/>
        </w:rPr>
        <w:t xml:space="preserve">NOT </w:t>
      </w:r>
      <w:r w:rsidR="000675C3">
        <w:rPr>
          <w:szCs w:val="24"/>
        </w:rPr>
        <w:t>see the</w:t>
      </w:r>
      <w:r w:rsidR="0077745F">
        <w:rPr>
          <w:szCs w:val="24"/>
        </w:rPr>
        <w:t xml:space="preserve"> noted screens below</w:t>
      </w:r>
      <w:r w:rsidR="009E0F5F">
        <w:rPr>
          <w:szCs w:val="24"/>
        </w:rPr>
        <w:t xml:space="preserve"> following this initial </w:t>
      </w:r>
      <w:proofErr w:type="gramStart"/>
      <w:r w:rsidR="009E0F5F">
        <w:rPr>
          <w:szCs w:val="24"/>
        </w:rPr>
        <w:t>screen</w:t>
      </w:r>
      <w:r w:rsidR="0099773D">
        <w:rPr>
          <w:szCs w:val="24"/>
        </w:rPr>
        <w:t>, and</w:t>
      </w:r>
      <w:proofErr w:type="gramEnd"/>
      <w:r w:rsidR="0099773D">
        <w:rPr>
          <w:szCs w:val="24"/>
        </w:rPr>
        <w:t xml:space="preserve"> will go into the Applicant section.</w:t>
      </w:r>
    </w:p>
    <w:p w14:paraId="16774957" w14:textId="77777777" w:rsidR="00244B67" w:rsidRPr="00F24520" w:rsidRDefault="00244B67" w:rsidP="00244B67">
      <w:pPr>
        <w:spacing w:before="51"/>
        <w:ind w:left="100"/>
        <w:rPr>
          <w:rFonts w:ascii="Arial" w:hAnsi="Arial" w:cs="Arial"/>
          <w:i/>
          <w:w w:val="95"/>
        </w:rPr>
      </w:pPr>
    </w:p>
    <w:p w14:paraId="3AE716FB" w14:textId="289F7C6A" w:rsidR="006D26D9" w:rsidRPr="006D26D9" w:rsidRDefault="00244B67" w:rsidP="006D26D9">
      <w:pPr>
        <w:spacing w:before="51"/>
        <w:ind w:left="100"/>
        <w:rPr>
          <w:rFonts w:ascii="Arial" w:hAnsi="Arial" w:cs="Arial"/>
          <w:i/>
          <w:noProof/>
        </w:rPr>
      </w:pPr>
      <w:r w:rsidRPr="00F24520">
        <w:rPr>
          <w:rFonts w:ascii="Arial" w:hAnsi="Arial" w:cs="Arial"/>
          <w:i/>
          <w:noProof/>
        </w:rPr>
        <w:drawing>
          <wp:inline distT="0" distB="0" distL="0" distR="0" wp14:anchorId="7D1AA1DD" wp14:editId="01C0A23C">
            <wp:extent cx="3742538" cy="3305908"/>
            <wp:effectExtent l="0" t="0" r="4445" b="0"/>
            <wp:docPr id="1175680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0694" name="Picture 1" descr="A screenshot of a computer&#10;&#10;Description automatically generated"/>
                    <pic:cNvPicPr/>
                  </pic:nvPicPr>
                  <pic:blipFill>
                    <a:blip r:embed="rId24"/>
                    <a:stretch>
                      <a:fillRect/>
                    </a:stretch>
                  </pic:blipFill>
                  <pic:spPr>
                    <a:xfrm>
                      <a:off x="0" y="0"/>
                      <a:ext cx="3810909" cy="3366302"/>
                    </a:xfrm>
                    <a:prstGeom prst="rect">
                      <a:avLst/>
                    </a:prstGeom>
                  </pic:spPr>
                </pic:pic>
              </a:graphicData>
            </a:graphic>
          </wp:inline>
        </w:drawing>
      </w:r>
      <w:r w:rsidRPr="00F24520">
        <w:rPr>
          <w:rFonts w:ascii="Arial" w:hAnsi="Arial" w:cs="Arial"/>
          <w:noProof/>
        </w:rPr>
        <w:t xml:space="preserve"> </w:t>
      </w:r>
    </w:p>
    <w:p w14:paraId="79454FF1" w14:textId="5F4B12E9" w:rsidR="00244B67" w:rsidRDefault="006D26D9" w:rsidP="00244B67">
      <w:pPr>
        <w:spacing w:before="51"/>
        <w:ind w:left="100"/>
        <w:rPr>
          <w:rFonts w:ascii="Arial" w:hAnsi="Arial" w:cs="Arial"/>
          <w:noProof/>
        </w:rPr>
      </w:pPr>
      <w:r w:rsidRPr="006D26D9">
        <w:rPr>
          <w:rFonts w:ascii="Arial" w:hAnsi="Arial" w:cs="Arial"/>
          <w:noProof/>
        </w:rPr>
        <w:drawing>
          <wp:inline distT="0" distB="0" distL="0" distR="0" wp14:anchorId="7D05AE93" wp14:editId="54CC87AE">
            <wp:extent cx="3961562" cy="4034118"/>
            <wp:effectExtent l="0" t="0" r="1270" b="5080"/>
            <wp:docPr id="1521429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9177" name="Picture 1" descr="A screenshot of a computer screen&#10;&#10;Description automatically generated"/>
                    <pic:cNvPicPr/>
                  </pic:nvPicPr>
                  <pic:blipFill>
                    <a:blip r:embed="rId25"/>
                    <a:stretch>
                      <a:fillRect/>
                    </a:stretch>
                  </pic:blipFill>
                  <pic:spPr>
                    <a:xfrm>
                      <a:off x="0" y="0"/>
                      <a:ext cx="3973617" cy="4046394"/>
                    </a:xfrm>
                    <a:prstGeom prst="rect">
                      <a:avLst/>
                    </a:prstGeom>
                  </pic:spPr>
                </pic:pic>
              </a:graphicData>
            </a:graphic>
          </wp:inline>
        </w:drawing>
      </w:r>
      <w:r w:rsidR="00244B67" w:rsidRPr="00F24520">
        <w:rPr>
          <w:rFonts w:ascii="Arial" w:hAnsi="Arial" w:cs="Arial"/>
          <w:noProof/>
        </w:rPr>
        <w:t xml:space="preserve"> </w:t>
      </w:r>
      <w:r w:rsidR="005650A4" w:rsidRPr="005650A4">
        <w:rPr>
          <w:rFonts w:ascii="Arial" w:hAnsi="Arial" w:cs="Arial"/>
          <w:noProof/>
        </w:rPr>
        <w:drawing>
          <wp:inline distT="0" distB="0" distL="0" distR="0" wp14:anchorId="5E215886" wp14:editId="084C2596">
            <wp:extent cx="3289300" cy="7708900"/>
            <wp:effectExtent l="0" t="0" r="0" b="0"/>
            <wp:docPr id="356891023"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91023" name="Picture 1" descr="A screenshot of a form&#10;&#10;Description automatically generated"/>
                    <pic:cNvPicPr/>
                  </pic:nvPicPr>
                  <pic:blipFill>
                    <a:blip r:embed="rId26"/>
                    <a:stretch>
                      <a:fillRect/>
                    </a:stretch>
                  </pic:blipFill>
                  <pic:spPr>
                    <a:xfrm>
                      <a:off x="0" y="0"/>
                      <a:ext cx="3289300" cy="7708900"/>
                    </a:xfrm>
                    <a:prstGeom prst="rect">
                      <a:avLst/>
                    </a:prstGeom>
                  </pic:spPr>
                </pic:pic>
              </a:graphicData>
            </a:graphic>
          </wp:inline>
        </w:drawing>
      </w:r>
    </w:p>
    <w:p w14:paraId="65FE0206" w14:textId="1C902D48" w:rsidR="00A50F75" w:rsidRPr="00F24520" w:rsidRDefault="00A50F75" w:rsidP="00244B67">
      <w:pPr>
        <w:spacing w:before="51"/>
        <w:ind w:left="100"/>
        <w:rPr>
          <w:rFonts w:ascii="Arial" w:hAnsi="Arial" w:cs="Arial"/>
          <w:i/>
        </w:rPr>
      </w:pPr>
    </w:p>
    <w:p w14:paraId="0DE8A620" w14:textId="77777777" w:rsidR="00942CD1" w:rsidRDefault="001F43D1" w:rsidP="007F5C80">
      <w:pPr>
        <w:spacing w:after="0" w:line="247" w:lineRule="auto"/>
        <w:ind w:right="103"/>
        <w:rPr>
          <w:rFonts w:ascii="Arial" w:hAnsi="Arial" w:cs="Arial"/>
          <w:i/>
        </w:rPr>
      </w:pPr>
      <w:r>
        <w:rPr>
          <w:rFonts w:asciiTheme="minorHAnsi" w:eastAsia="Times New Roman" w:hAnsiTheme="minorHAnsi" w:cstheme="minorHAnsi"/>
        </w:rPr>
        <w:t xml:space="preserve">The application will tell the </w:t>
      </w:r>
      <w:r w:rsidR="00EC636A">
        <w:rPr>
          <w:rFonts w:asciiTheme="minorHAnsi" w:eastAsia="Times New Roman" w:hAnsiTheme="minorHAnsi" w:cstheme="minorHAnsi"/>
        </w:rPr>
        <w:t>user</w:t>
      </w:r>
      <w:r>
        <w:rPr>
          <w:rFonts w:asciiTheme="minorHAnsi" w:eastAsia="Times New Roman" w:hAnsiTheme="minorHAnsi" w:cstheme="minorHAnsi"/>
        </w:rPr>
        <w:t xml:space="preserve"> what must be filled in. If they do not enter all the required information, they will not be allowed to move on to the next page.</w:t>
      </w:r>
      <w:r w:rsidR="00942CD1" w:rsidRPr="00942CD1">
        <w:rPr>
          <w:rFonts w:ascii="Arial" w:hAnsi="Arial" w:cs="Arial"/>
          <w:i/>
        </w:rPr>
        <w:t xml:space="preserve"> </w:t>
      </w:r>
    </w:p>
    <w:p w14:paraId="1044DE38" w14:textId="77777777" w:rsidR="00942CD1" w:rsidRDefault="00942CD1" w:rsidP="007F5C80">
      <w:pPr>
        <w:spacing w:after="0" w:line="247" w:lineRule="auto"/>
        <w:ind w:right="103"/>
        <w:rPr>
          <w:rFonts w:ascii="Arial" w:hAnsi="Arial" w:cs="Arial"/>
          <w:i/>
        </w:rPr>
      </w:pPr>
    </w:p>
    <w:p w14:paraId="698DBC86" w14:textId="77777777" w:rsidR="00942CD1" w:rsidRDefault="00942CD1" w:rsidP="007F5C80">
      <w:pPr>
        <w:spacing w:after="0" w:line="247" w:lineRule="auto"/>
        <w:ind w:right="103"/>
        <w:rPr>
          <w:rFonts w:ascii="Arial" w:hAnsi="Arial" w:cs="Arial"/>
          <w:i/>
        </w:rPr>
      </w:pPr>
    </w:p>
    <w:p w14:paraId="38591D79" w14:textId="090D9805" w:rsidR="001F43D1" w:rsidRDefault="00942CD1" w:rsidP="007F5C80">
      <w:pPr>
        <w:spacing w:after="0" w:line="247" w:lineRule="auto"/>
        <w:ind w:right="103"/>
        <w:rPr>
          <w:rFonts w:asciiTheme="minorHAnsi" w:eastAsia="Times New Roman" w:hAnsiTheme="minorHAnsi" w:cstheme="minorHAnsi"/>
        </w:rPr>
      </w:pPr>
      <w:r w:rsidRPr="00942CD1">
        <w:rPr>
          <w:rFonts w:ascii="Arial" w:hAnsi="Arial" w:cs="Arial"/>
          <w:i/>
          <w:noProof/>
        </w:rPr>
        <w:drawing>
          <wp:inline distT="0" distB="0" distL="0" distR="0" wp14:anchorId="117865BA" wp14:editId="52E3465E">
            <wp:extent cx="5181600" cy="5892800"/>
            <wp:effectExtent l="0" t="0" r="0" b="0"/>
            <wp:docPr id="588935705" name="Picture 1" descr="A screenshot of a mailing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5705" name="Picture 1" descr="A screenshot of a mailing form&#10;&#10;AI-generated content may be incorrect."/>
                    <pic:cNvPicPr/>
                  </pic:nvPicPr>
                  <pic:blipFill>
                    <a:blip r:embed="rId27"/>
                    <a:stretch>
                      <a:fillRect/>
                    </a:stretch>
                  </pic:blipFill>
                  <pic:spPr>
                    <a:xfrm>
                      <a:off x="0" y="0"/>
                      <a:ext cx="5181600" cy="5892800"/>
                    </a:xfrm>
                    <a:prstGeom prst="rect">
                      <a:avLst/>
                    </a:prstGeom>
                  </pic:spPr>
                </pic:pic>
              </a:graphicData>
            </a:graphic>
          </wp:inline>
        </w:drawing>
      </w:r>
    </w:p>
    <w:p w14:paraId="0CD2BA33" w14:textId="48277C29" w:rsidR="009E0F5F" w:rsidRPr="009A423F" w:rsidRDefault="00FB72A1" w:rsidP="007F5C80">
      <w:pPr>
        <w:spacing w:after="0" w:line="247" w:lineRule="auto"/>
        <w:ind w:right="103"/>
        <w:rPr>
          <w:rFonts w:asciiTheme="minorHAnsi" w:eastAsia="Times New Roman" w:hAnsiTheme="minorHAnsi" w:cstheme="minorHAnsi"/>
        </w:rPr>
      </w:pPr>
      <w:r w:rsidRPr="00FB72A1">
        <w:rPr>
          <w:rFonts w:asciiTheme="minorHAnsi" w:eastAsia="Times New Roman" w:hAnsiTheme="minorHAnsi" w:cstheme="minorHAnsi"/>
          <w:noProof/>
        </w:rPr>
        <w:drawing>
          <wp:inline distT="0" distB="0" distL="0" distR="0" wp14:anchorId="2DD2FB4D" wp14:editId="11FF7A9D">
            <wp:extent cx="5334000" cy="4127500"/>
            <wp:effectExtent l="0" t="0" r="0" b="0"/>
            <wp:docPr id="56215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4157" name=""/>
                    <pic:cNvPicPr/>
                  </pic:nvPicPr>
                  <pic:blipFill>
                    <a:blip r:embed="rId28"/>
                    <a:stretch>
                      <a:fillRect/>
                    </a:stretch>
                  </pic:blipFill>
                  <pic:spPr>
                    <a:xfrm>
                      <a:off x="0" y="0"/>
                      <a:ext cx="5334000" cy="4127500"/>
                    </a:xfrm>
                    <a:prstGeom prst="rect">
                      <a:avLst/>
                    </a:prstGeom>
                  </pic:spPr>
                </pic:pic>
              </a:graphicData>
            </a:graphic>
          </wp:inline>
        </w:drawing>
      </w:r>
    </w:p>
    <w:p w14:paraId="511AFEFE" w14:textId="77777777" w:rsidR="00A06552" w:rsidRDefault="00D0301B" w:rsidP="00D0301B">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 xml:space="preserve">After inputting an </w:t>
      </w:r>
      <w:r w:rsidR="00E304C7">
        <w:rPr>
          <w:rFonts w:asciiTheme="minorHAnsi" w:eastAsia="Times New Roman" w:hAnsiTheme="minorHAnsi" w:cstheme="minorHAnsi"/>
        </w:rPr>
        <w:t>address,</w:t>
      </w:r>
      <w:r w:rsidR="00867CA4">
        <w:rPr>
          <w:rFonts w:asciiTheme="minorHAnsi" w:eastAsia="Times New Roman" w:hAnsiTheme="minorHAnsi" w:cstheme="minorHAnsi"/>
        </w:rPr>
        <w:t xml:space="preserve"> the user will continue to validate their address. T</w:t>
      </w:r>
      <w:r>
        <w:rPr>
          <w:rFonts w:asciiTheme="minorHAnsi" w:eastAsia="Times New Roman" w:hAnsiTheme="minorHAnsi" w:cstheme="minorHAnsi"/>
        </w:rPr>
        <w:t xml:space="preserve">he user will see </w:t>
      </w:r>
      <w:r w:rsidR="00867CA4">
        <w:rPr>
          <w:rFonts w:asciiTheme="minorHAnsi" w:eastAsia="Times New Roman" w:hAnsiTheme="minorHAnsi" w:cstheme="minorHAnsi"/>
        </w:rPr>
        <w:t>1</w:t>
      </w:r>
      <w:r w:rsidR="005F185D">
        <w:rPr>
          <w:rFonts w:asciiTheme="minorHAnsi" w:eastAsia="Times New Roman" w:hAnsiTheme="minorHAnsi" w:cstheme="minorHAnsi"/>
        </w:rPr>
        <w:t xml:space="preserve"> of the 2 screens above. One will provide a suggested address that was found in the U</w:t>
      </w:r>
      <w:r w:rsidR="00867CA4">
        <w:rPr>
          <w:rFonts w:asciiTheme="minorHAnsi" w:eastAsia="Times New Roman" w:hAnsiTheme="minorHAnsi" w:cstheme="minorHAnsi"/>
        </w:rPr>
        <w:t>.</w:t>
      </w:r>
      <w:r w:rsidR="005F185D">
        <w:rPr>
          <w:rFonts w:asciiTheme="minorHAnsi" w:eastAsia="Times New Roman" w:hAnsiTheme="minorHAnsi" w:cstheme="minorHAnsi"/>
        </w:rPr>
        <w:t>S</w:t>
      </w:r>
      <w:r w:rsidR="00867CA4">
        <w:rPr>
          <w:rFonts w:asciiTheme="minorHAnsi" w:eastAsia="Times New Roman" w:hAnsiTheme="minorHAnsi" w:cstheme="minorHAnsi"/>
        </w:rPr>
        <w:t>.</w:t>
      </w:r>
      <w:r w:rsidR="005F185D">
        <w:rPr>
          <w:rFonts w:asciiTheme="minorHAnsi" w:eastAsia="Times New Roman" w:hAnsiTheme="minorHAnsi" w:cstheme="minorHAnsi"/>
        </w:rPr>
        <w:t xml:space="preserve"> Postal System and the other screen will </w:t>
      </w:r>
      <w:r w:rsidR="005F185D" w:rsidRPr="00867CA4">
        <w:rPr>
          <w:rFonts w:asciiTheme="minorHAnsi" w:eastAsia="Times New Roman" w:hAnsiTheme="minorHAnsi" w:cstheme="minorHAnsi"/>
          <w:b/>
          <w:bCs/>
        </w:rPr>
        <w:t>not</w:t>
      </w:r>
      <w:r w:rsidR="005F185D">
        <w:rPr>
          <w:rFonts w:asciiTheme="minorHAnsi" w:eastAsia="Times New Roman" w:hAnsiTheme="minorHAnsi" w:cstheme="minorHAnsi"/>
        </w:rPr>
        <w:t xml:space="preserve"> have a suggested address but ask the user to confirm their inputted address. </w:t>
      </w:r>
      <w:r w:rsidR="00867CA4">
        <w:rPr>
          <w:rFonts w:asciiTheme="minorHAnsi" w:eastAsia="Times New Roman" w:hAnsiTheme="minorHAnsi" w:cstheme="minorHAnsi"/>
        </w:rPr>
        <w:t xml:space="preserve">After selecting the address, the user will continue to </w:t>
      </w:r>
      <w:r w:rsidR="00E304C7">
        <w:rPr>
          <w:rFonts w:asciiTheme="minorHAnsi" w:eastAsia="Times New Roman" w:hAnsiTheme="minorHAnsi" w:cstheme="minorHAnsi"/>
        </w:rPr>
        <w:t>the Applicant information section.</w:t>
      </w:r>
      <w:r w:rsidR="00A06552">
        <w:rPr>
          <w:rFonts w:asciiTheme="minorHAnsi" w:eastAsia="Times New Roman" w:hAnsiTheme="minorHAnsi" w:cstheme="minorHAnsi"/>
        </w:rPr>
        <w:t xml:space="preserve"> </w:t>
      </w:r>
    </w:p>
    <w:p w14:paraId="2AC6E5E8" w14:textId="77777777" w:rsidR="00A06552" w:rsidRDefault="00A06552" w:rsidP="00D0301B">
      <w:pPr>
        <w:spacing w:after="0" w:line="247" w:lineRule="auto"/>
        <w:ind w:right="103"/>
        <w:rPr>
          <w:rFonts w:asciiTheme="minorHAnsi" w:eastAsia="Times New Roman" w:hAnsiTheme="minorHAnsi" w:cstheme="minorHAnsi"/>
        </w:rPr>
      </w:pPr>
    </w:p>
    <w:p w14:paraId="25F549E9" w14:textId="68941E5E" w:rsidR="00D0301B" w:rsidRDefault="00A06552" w:rsidP="00D0301B">
      <w:pPr>
        <w:spacing w:after="0" w:line="247" w:lineRule="auto"/>
        <w:ind w:right="103"/>
        <w:rPr>
          <w:rFonts w:asciiTheme="minorHAnsi" w:eastAsia="Times New Roman" w:hAnsiTheme="minorHAnsi" w:cstheme="minorHAnsi"/>
        </w:rPr>
      </w:pPr>
      <w:r w:rsidRPr="00A06552">
        <w:rPr>
          <w:rFonts w:asciiTheme="minorHAnsi" w:eastAsia="Times New Roman" w:hAnsiTheme="minorHAnsi" w:cstheme="minorHAnsi"/>
          <w:b/>
          <w:bCs/>
        </w:rPr>
        <w:t>Note</w:t>
      </w:r>
      <w:r>
        <w:rPr>
          <w:rFonts w:asciiTheme="minorHAnsi" w:eastAsia="Times New Roman" w:hAnsiTheme="minorHAnsi" w:cstheme="minorHAnsi"/>
        </w:rPr>
        <w:t xml:space="preserve">: The address validation screens will also appear in later sections, the Applicant Information and Sponsor Information. </w:t>
      </w:r>
    </w:p>
    <w:p w14:paraId="4DCC7450" w14:textId="77777777" w:rsidR="001F43D1" w:rsidRPr="009A423F" w:rsidRDefault="001F43D1" w:rsidP="001F43D1">
      <w:pPr>
        <w:spacing w:after="0" w:line="247" w:lineRule="auto"/>
        <w:ind w:left="-5" w:right="103" w:hanging="10"/>
        <w:rPr>
          <w:rFonts w:asciiTheme="minorHAnsi" w:eastAsia="Times New Roman" w:hAnsiTheme="minorHAnsi" w:cstheme="minorHAnsi"/>
        </w:rPr>
      </w:pPr>
    </w:p>
    <w:p w14:paraId="3796F43C" w14:textId="45C5D037" w:rsidR="001F43D1" w:rsidRDefault="001F43D1" w:rsidP="001F43D1">
      <w:pPr>
        <w:spacing w:after="0" w:line="247" w:lineRule="auto"/>
        <w:ind w:left="-5" w:right="103" w:hanging="10"/>
        <w:rPr>
          <w:rFonts w:asciiTheme="minorHAnsi" w:eastAsia="Times New Roman" w:hAnsiTheme="minorHAnsi" w:cstheme="minorHAnsi"/>
        </w:rPr>
      </w:pPr>
      <w:r w:rsidRPr="009A423F">
        <w:rPr>
          <w:rFonts w:asciiTheme="minorHAnsi" w:eastAsia="Times New Roman" w:hAnsiTheme="minorHAnsi" w:cstheme="minorHAnsi"/>
        </w:rPr>
        <w:t xml:space="preserve"> </w:t>
      </w:r>
    </w:p>
    <w:p w14:paraId="156F69FD" w14:textId="60D0ACFB" w:rsidR="001F43D1" w:rsidRDefault="00DF1DEB" w:rsidP="001F43D1">
      <w:pPr>
        <w:pStyle w:val="Heading2"/>
      </w:pPr>
      <w:bookmarkStart w:id="17" w:name="_Toc192059411"/>
      <w:r>
        <w:t>Applicant Information</w:t>
      </w:r>
      <w:bookmarkEnd w:id="17"/>
      <w:r>
        <w:t xml:space="preserve"> </w:t>
      </w:r>
    </w:p>
    <w:p w14:paraId="01738101" w14:textId="756657B8" w:rsidR="006E41EE" w:rsidRPr="000D0556" w:rsidRDefault="008D1FC6" w:rsidP="00C605E4">
      <w:pPr>
        <w:rPr>
          <w:rFonts w:asciiTheme="minorHAnsi" w:hAnsiTheme="minorHAnsi"/>
          <w:w w:val="95"/>
          <w:szCs w:val="24"/>
        </w:rPr>
      </w:pPr>
      <w:r>
        <w:rPr>
          <w:rFonts w:asciiTheme="minorHAnsi" w:eastAsia="Times New Roman" w:hAnsiTheme="minorHAnsi" w:cstheme="minorHAnsi"/>
        </w:rPr>
        <w:t>The applicant information screens</w:t>
      </w:r>
      <w:r w:rsidR="00766916">
        <w:rPr>
          <w:rFonts w:asciiTheme="minorHAnsi" w:eastAsia="Times New Roman" w:hAnsiTheme="minorHAnsi" w:cstheme="minorHAnsi"/>
        </w:rPr>
        <w:t xml:space="preserve"> content will</w:t>
      </w:r>
      <w:r>
        <w:rPr>
          <w:rFonts w:asciiTheme="minorHAnsi" w:eastAsia="Times New Roman" w:hAnsiTheme="minorHAnsi" w:cstheme="minorHAnsi"/>
        </w:rPr>
        <w:t xml:space="preserve"> vary based on </w:t>
      </w:r>
      <w:r w:rsidR="00766916">
        <w:rPr>
          <w:rFonts w:asciiTheme="minorHAnsi" w:eastAsia="Times New Roman" w:hAnsiTheme="minorHAnsi" w:cstheme="minorHAnsi"/>
        </w:rPr>
        <w:t xml:space="preserve">the user </w:t>
      </w:r>
      <w:r>
        <w:rPr>
          <w:rFonts w:asciiTheme="minorHAnsi" w:eastAsia="Times New Roman" w:hAnsiTheme="minorHAnsi" w:cstheme="minorHAnsi"/>
        </w:rPr>
        <w:t>filling out the form</w:t>
      </w:r>
      <w:r w:rsidR="00766916">
        <w:rPr>
          <w:rFonts w:asciiTheme="minorHAnsi" w:eastAsia="Times New Roman" w:hAnsiTheme="minorHAnsi" w:cstheme="minorHAnsi"/>
        </w:rPr>
        <w:t>, Veteran or Non-Veteran, and if on behalf of another individual or for themselves. The user will select their/the applicant’s relationship to the Veteran, from the list you see below.</w:t>
      </w:r>
      <w:r w:rsidR="00E27B13">
        <w:rPr>
          <w:rFonts w:asciiTheme="minorHAnsi" w:eastAsia="Times New Roman" w:hAnsiTheme="minorHAnsi" w:cstheme="minorHAnsi"/>
        </w:rPr>
        <w:t xml:space="preserve"> The applicant is the user applying for the burial in a VA National Cemetery under a Veteran. </w:t>
      </w:r>
      <w:r w:rsidR="00E304C7" w:rsidRPr="000D0556">
        <w:rPr>
          <w:rFonts w:asciiTheme="minorHAnsi" w:hAnsiTheme="minorHAnsi"/>
          <w:w w:val="95"/>
          <w:szCs w:val="24"/>
        </w:rPr>
        <w:t xml:space="preserve"> </w:t>
      </w:r>
    </w:p>
    <w:p w14:paraId="4728C0E1" w14:textId="218B4C46" w:rsidR="006E41EE" w:rsidRPr="00F24520" w:rsidRDefault="00766916" w:rsidP="006E41EE">
      <w:pPr>
        <w:rPr>
          <w:rFonts w:ascii="Arial" w:hAnsi="Arial" w:cs="Arial"/>
          <w:i/>
          <w:sz w:val="20"/>
        </w:rPr>
      </w:pPr>
      <w:r w:rsidRPr="00C605E4">
        <w:rPr>
          <w:rFonts w:ascii="Arial" w:hAnsi="Arial" w:cs="Arial"/>
          <w:i/>
          <w:noProof/>
          <w:sz w:val="12"/>
        </w:rPr>
        <w:drawing>
          <wp:inline distT="0" distB="0" distL="0" distR="0" wp14:anchorId="77F9EB2C" wp14:editId="01E7BE8F">
            <wp:extent cx="3944983" cy="2965833"/>
            <wp:effectExtent l="0" t="0" r="5080" b="6350"/>
            <wp:docPr id="862925096"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25096" name="Picture 1" descr="A screenshot of a application&#10;&#10;AI-generated content may be incorrect."/>
                    <pic:cNvPicPr/>
                  </pic:nvPicPr>
                  <pic:blipFill>
                    <a:blip r:embed="rId29"/>
                    <a:stretch>
                      <a:fillRect/>
                    </a:stretch>
                  </pic:blipFill>
                  <pic:spPr>
                    <a:xfrm>
                      <a:off x="0" y="0"/>
                      <a:ext cx="3954009" cy="2972619"/>
                    </a:xfrm>
                    <a:prstGeom prst="rect">
                      <a:avLst/>
                    </a:prstGeom>
                  </pic:spPr>
                </pic:pic>
              </a:graphicData>
            </a:graphic>
          </wp:inline>
        </w:drawing>
      </w:r>
    </w:p>
    <w:p w14:paraId="017C5674" w14:textId="63A18A30" w:rsidR="006E41EE" w:rsidRDefault="006E41EE" w:rsidP="006E41EE">
      <w:pPr>
        <w:spacing w:before="1"/>
        <w:rPr>
          <w:rFonts w:ascii="Arial" w:hAnsi="Arial" w:cs="Arial"/>
          <w:i/>
          <w:sz w:val="12"/>
        </w:rPr>
      </w:pPr>
    </w:p>
    <w:p w14:paraId="6D994636" w14:textId="27E921AF" w:rsidR="00C605E4" w:rsidRPr="00F24520" w:rsidRDefault="00287087" w:rsidP="006E41EE">
      <w:pPr>
        <w:spacing w:before="1"/>
        <w:rPr>
          <w:rFonts w:ascii="Arial" w:hAnsi="Arial" w:cs="Arial"/>
          <w:i/>
          <w:sz w:val="12"/>
        </w:rPr>
      </w:pPr>
      <w:r w:rsidRPr="00287087">
        <w:rPr>
          <w:rFonts w:ascii="Arial" w:hAnsi="Arial" w:cs="Arial"/>
          <w:i/>
          <w:noProof/>
          <w:sz w:val="12"/>
        </w:rPr>
        <w:drawing>
          <wp:inline distT="0" distB="0" distL="0" distR="0" wp14:anchorId="35BDF1D8" wp14:editId="52F3B8F2">
            <wp:extent cx="2959100" cy="3162300"/>
            <wp:effectExtent l="0" t="0" r="0" b="0"/>
            <wp:docPr id="8522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7309" name=""/>
                    <pic:cNvPicPr/>
                  </pic:nvPicPr>
                  <pic:blipFill>
                    <a:blip r:embed="rId30"/>
                    <a:stretch>
                      <a:fillRect/>
                    </a:stretch>
                  </pic:blipFill>
                  <pic:spPr>
                    <a:xfrm>
                      <a:off x="0" y="0"/>
                      <a:ext cx="2959100" cy="3162300"/>
                    </a:xfrm>
                    <a:prstGeom prst="rect">
                      <a:avLst/>
                    </a:prstGeom>
                  </pic:spPr>
                </pic:pic>
              </a:graphicData>
            </a:graphic>
          </wp:inline>
        </w:drawing>
      </w:r>
    </w:p>
    <w:p w14:paraId="73B8F899" w14:textId="77777777" w:rsidR="006E41EE" w:rsidRDefault="003A5E94" w:rsidP="006E41EE">
      <w:pPr>
        <w:rPr>
          <w:rFonts w:ascii="Arial" w:hAnsi="Arial" w:cs="Arial"/>
          <w:sz w:val="12"/>
        </w:rPr>
      </w:pPr>
      <w:r w:rsidRPr="003A5E94">
        <w:rPr>
          <w:rFonts w:ascii="Arial" w:hAnsi="Arial" w:cs="Arial"/>
          <w:noProof/>
          <w:sz w:val="12"/>
        </w:rPr>
        <w:drawing>
          <wp:inline distT="0" distB="0" distL="0" distR="0" wp14:anchorId="2E3D56E5" wp14:editId="023B68CF">
            <wp:extent cx="3467100" cy="7213600"/>
            <wp:effectExtent l="0" t="0" r="0" b="0"/>
            <wp:docPr id="186916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63523" name=""/>
                    <pic:cNvPicPr/>
                  </pic:nvPicPr>
                  <pic:blipFill>
                    <a:blip r:embed="rId31"/>
                    <a:stretch>
                      <a:fillRect/>
                    </a:stretch>
                  </pic:blipFill>
                  <pic:spPr>
                    <a:xfrm>
                      <a:off x="0" y="0"/>
                      <a:ext cx="3467100" cy="7213600"/>
                    </a:xfrm>
                    <a:prstGeom prst="rect">
                      <a:avLst/>
                    </a:prstGeom>
                  </pic:spPr>
                </pic:pic>
              </a:graphicData>
            </a:graphic>
          </wp:inline>
        </w:drawing>
      </w:r>
    </w:p>
    <w:p w14:paraId="1A0D4F7F" w14:textId="02FB258F" w:rsidR="00F61543" w:rsidRPr="00F24520" w:rsidRDefault="00F61543" w:rsidP="006E41EE">
      <w:pPr>
        <w:rPr>
          <w:rFonts w:ascii="Arial" w:hAnsi="Arial" w:cs="Arial"/>
          <w:sz w:val="12"/>
        </w:rPr>
        <w:sectPr w:rsidR="00F61543" w:rsidRPr="00F24520" w:rsidSect="006E41EE">
          <w:pgSz w:w="12240" w:h="15840"/>
          <w:pgMar w:top="1500" w:right="1360" w:bottom="1320" w:left="1340" w:header="0" w:footer="1044" w:gutter="0"/>
          <w:cols w:space="720"/>
        </w:sectPr>
      </w:pPr>
    </w:p>
    <w:p w14:paraId="0BAF8D30" w14:textId="7B5A1D56" w:rsidR="006E41EE" w:rsidRDefault="003A5E94" w:rsidP="006E41EE">
      <w:pPr>
        <w:ind w:left="130"/>
        <w:rPr>
          <w:rFonts w:ascii="Arial" w:hAnsi="Arial" w:cs="Arial"/>
          <w:sz w:val="20"/>
        </w:rPr>
      </w:pPr>
      <w:r w:rsidRPr="003A5E94">
        <w:rPr>
          <w:rFonts w:ascii="Arial" w:hAnsi="Arial" w:cs="Arial"/>
          <w:noProof/>
          <w:sz w:val="20"/>
        </w:rPr>
        <w:drawing>
          <wp:inline distT="0" distB="0" distL="0" distR="0" wp14:anchorId="4B246793" wp14:editId="5CAAF97D">
            <wp:extent cx="3276600" cy="7150100"/>
            <wp:effectExtent l="0" t="0" r="0" b="0"/>
            <wp:docPr id="2072432818"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32818" name="Picture 1" descr="A screenshot of a form&#10;&#10;Description automatically generated"/>
                    <pic:cNvPicPr/>
                  </pic:nvPicPr>
                  <pic:blipFill>
                    <a:blip r:embed="rId32"/>
                    <a:stretch>
                      <a:fillRect/>
                    </a:stretch>
                  </pic:blipFill>
                  <pic:spPr>
                    <a:xfrm>
                      <a:off x="0" y="0"/>
                      <a:ext cx="3276600" cy="7150100"/>
                    </a:xfrm>
                    <a:prstGeom prst="rect">
                      <a:avLst/>
                    </a:prstGeom>
                  </pic:spPr>
                </pic:pic>
              </a:graphicData>
            </a:graphic>
          </wp:inline>
        </w:drawing>
      </w:r>
    </w:p>
    <w:p w14:paraId="463EF475" w14:textId="279460A7" w:rsidR="00A214E9" w:rsidRDefault="00A214E9" w:rsidP="006E41EE">
      <w:pPr>
        <w:ind w:left="130"/>
        <w:rPr>
          <w:rFonts w:ascii="Arial" w:hAnsi="Arial" w:cs="Arial"/>
          <w:sz w:val="20"/>
        </w:rPr>
      </w:pPr>
      <w:r w:rsidRPr="00A214E9">
        <w:rPr>
          <w:rFonts w:ascii="Arial" w:hAnsi="Arial" w:cs="Arial"/>
          <w:noProof/>
          <w:sz w:val="20"/>
        </w:rPr>
        <w:drawing>
          <wp:inline distT="0" distB="0" distL="0" distR="0" wp14:anchorId="024CBF63" wp14:editId="5556EED6">
            <wp:extent cx="4864100" cy="4826000"/>
            <wp:effectExtent l="0" t="0" r="0" b="0"/>
            <wp:docPr id="48095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8725" name=""/>
                    <pic:cNvPicPr/>
                  </pic:nvPicPr>
                  <pic:blipFill>
                    <a:blip r:embed="rId33"/>
                    <a:stretch>
                      <a:fillRect/>
                    </a:stretch>
                  </pic:blipFill>
                  <pic:spPr>
                    <a:xfrm>
                      <a:off x="0" y="0"/>
                      <a:ext cx="4864100" cy="4826000"/>
                    </a:xfrm>
                    <a:prstGeom prst="rect">
                      <a:avLst/>
                    </a:prstGeom>
                  </pic:spPr>
                </pic:pic>
              </a:graphicData>
            </a:graphic>
          </wp:inline>
        </w:drawing>
      </w:r>
    </w:p>
    <w:p w14:paraId="4DB14FE4" w14:textId="18E738A9" w:rsidR="000B2B30" w:rsidRPr="00F24520" w:rsidRDefault="000B2B30" w:rsidP="006E41EE">
      <w:pPr>
        <w:ind w:left="130"/>
        <w:rPr>
          <w:rFonts w:ascii="Arial" w:hAnsi="Arial" w:cs="Arial"/>
          <w:sz w:val="20"/>
        </w:rPr>
      </w:pPr>
      <w:r w:rsidRPr="003F5C7B">
        <w:rPr>
          <w:rFonts w:ascii="Arial" w:hAnsi="Arial" w:cs="Arial"/>
          <w:b/>
          <w:bCs/>
          <w:sz w:val="20"/>
        </w:rPr>
        <w:t>Note</w:t>
      </w:r>
      <w:r>
        <w:rPr>
          <w:rFonts w:ascii="Arial" w:hAnsi="Arial" w:cs="Arial"/>
          <w:sz w:val="20"/>
        </w:rPr>
        <w:t xml:space="preserve">: If there is an address </w:t>
      </w:r>
      <w:r w:rsidR="003F5C7B">
        <w:rPr>
          <w:rFonts w:ascii="Arial" w:hAnsi="Arial" w:cs="Arial"/>
          <w:sz w:val="20"/>
        </w:rPr>
        <w:t>in the U.S. Postal System, it will provide a suggested address here, as shown in the Preparer information section above</w:t>
      </w:r>
    </w:p>
    <w:p w14:paraId="0FFE91BA" w14:textId="4A2E1331" w:rsidR="001F43D1" w:rsidRDefault="001F43D1" w:rsidP="00C90F43">
      <w:pPr>
        <w:spacing w:after="0" w:line="247" w:lineRule="auto"/>
        <w:ind w:right="103"/>
        <w:rPr>
          <w:rFonts w:asciiTheme="minorHAnsi" w:hAnsiTheme="minorHAnsi" w:cstheme="minorHAnsi"/>
          <w:noProof/>
        </w:rPr>
      </w:pPr>
      <w:r w:rsidRPr="00A50F75">
        <w:rPr>
          <w:rFonts w:asciiTheme="minorHAnsi" w:hAnsiTheme="minorHAnsi" w:cstheme="minorHAnsi"/>
          <w:noProof/>
        </w:rPr>
        <w:t>If they select to continue</w:t>
      </w:r>
      <w:r w:rsidR="001432C1" w:rsidRPr="00A50F75">
        <w:rPr>
          <w:rFonts w:asciiTheme="minorHAnsi" w:hAnsiTheme="minorHAnsi" w:cstheme="minorHAnsi"/>
          <w:noProof/>
        </w:rPr>
        <w:t>, they will go to the Sponsor section. If</w:t>
      </w:r>
      <w:r w:rsidR="00DB6D74">
        <w:rPr>
          <w:rFonts w:asciiTheme="minorHAnsi" w:hAnsiTheme="minorHAnsi" w:cstheme="minorHAnsi"/>
          <w:noProof/>
        </w:rPr>
        <w:t xml:space="preserve"> the user is </w:t>
      </w:r>
      <w:r w:rsidR="001432C1" w:rsidRPr="00A50F75">
        <w:rPr>
          <w:rFonts w:asciiTheme="minorHAnsi" w:hAnsiTheme="minorHAnsi" w:cstheme="minorHAnsi"/>
          <w:noProof/>
        </w:rPr>
        <w:t>a Veteran or Prepa</w:t>
      </w:r>
      <w:r w:rsidR="00DB6D74">
        <w:rPr>
          <w:rFonts w:asciiTheme="minorHAnsi" w:hAnsiTheme="minorHAnsi" w:cstheme="minorHAnsi"/>
          <w:noProof/>
        </w:rPr>
        <w:t>ring the application on behalf of</w:t>
      </w:r>
      <w:r w:rsidR="001432C1" w:rsidRPr="00A50F75">
        <w:rPr>
          <w:rFonts w:asciiTheme="minorHAnsi" w:hAnsiTheme="minorHAnsi" w:cstheme="minorHAnsi"/>
          <w:noProof/>
        </w:rPr>
        <w:t xml:space="preserve"> a Veteran, the Sponsor section will </w:t>
      </w:r>
      <w:r w:rsidR="001432C1" w:rsidRPr="00DB6D74">
        <w:rPr>
          <w:rFonts w:asciiTheme="minorHAnsi" w:hAnsiTheme="minorHAnsi" w:cstheme="minorHAnsi"/>
          <w:b/>
          <w:bCs/>
          <w:noProof/>
        </w:rPr>
        <w:t>NOT</w:t>
      </w:r>
      <w:r w:rsidR="001432C1" w:rsidRPr="00A50F75">
        <w:rPr>
          <w:rFonts w:asciiTheme="minorHAnsi" w:hAnsiTheme="minorHAnsi" w:cstheme="minorHAnsi"/>
          <w:noProof/>
        </w:rPr>
        <w:t xml:space="preserve"> appear.</w:t>
      </w:r>
      <w:r w:rsidR="001432C1">
        <w:rPr>
          <w:rFonts w:asciiTheme="minorHAnsi" w:hAnsiTheme="minorHAnsi" w:cstheme="minorHAnsi"/>
          <w:noProof/>
        </w:rPr>
        <w:t xml:space="preserve"> </w:t>
      </w:r>
    </w:p>
    <w:p w14:paraId="69C7EF82" w14:textId="77777777" w:rsidR="001F43D1" w:rsidRDefault="001F43D1" w:rsidP="001432C1">
      <w:pPr>
        <w:spacing w:after="0" w:line="247" w:lineRule="auto"/>
        <w:ind w:right="103"/>
        <w:rPr>
          <w:rFonts w:asciiTheme="minorHAnsi" w:hAnsiTheme="minorHAnsi" w:cstheme="minorHAnsi"/>
          <w:noProof/>
        </w:rPr>
      </w:pPr>
    </w:p>
    <w:p w14:paraId="363C4C1B" w14:textId="77777777" w:rsidR="001F43D1" w:rsidRDefault="001F43D1" w:rsidP="001F43D1">
      <w:pPr>
        <w:spacing w:after="0" w:line="247" w:lineRule="auto"/>
        <w:ind w:left="-5" w:right="103" w:hanging="10"/>
        <w:rPr>
          <w:rFonts w:asciiTheme="minorHAnsi" w:hAnsiTheme="minorHAnsi" w:cstheme="minorHAnsi"/>
          <w:noProof/>
        </w:rPr>
      </w:pPr>
    </w:p>
    <w:p w14:paraId="158B89AA" w14:textId="049329A4" w:rsidR="001A7FF2" w:rsidRDefault="001A7FF2" w:rsidP="001A7FF2">
      <w:pPr>
        <w:pStyle w:val="Heading2"/>
        <w:rPr>
          <w:noProof/>
        </w:rPr>
      </w:pPr>
      <w:bookmarkStart w:id="18" w:name="_Toc192059412"/>
      <w:r>
        <w:rPr>
          <w:noProof/>
        </w:rPr>
        <w:t>Sponsor Information</w:t>
      </w:r>
      <w:bookmarkEnd w:id="18"/>
    </w:p>
    <w:p w14:paraId="5E5381E5" w14:textId="2DD7964F" w:rsidR="00BD7DFF" w:rsidRPr="00BD7DFF" w:rsidRDefault="001A7FF2" w:rsidP="00BD7DFF">
      <w:pPr>
        <w:spacing w:after="0" w:line="247" w:lineRule="auto"/>
        <w:ind w:left="-5" w:right="103" w:hanging="10"/>
        <w:rPr>
          <w:rFonts w:asciiTheme="minorHAnsi" w:hAnsiTheme="minorHAnsi" w:cstheme="minorHAnsi"/>
          <w:noProof/>
        </w:rPr>
      </w:pPr>
      <w:r w:rsidRPr="0045035F">
        <w:rPr>
          <w:rFonts w:asciiTheme="minorHAnsi" w:hAnsiTheme="minorHAnsi" w:cstheme="minorHAnsi"/>
          <w:b/>
          <w:bCs/>
          <w:noProof/>
        </w:rPr>
        <w:t>Note</w:t>
      </w:r>
      <w:r>
        <w:rPr>
          <w:rFonts w:asciiTheme="minorHAnsi" w:hAnsiTheme="minorHAnsi" w:cstheme="minorHAnsi"/>
          <w:noProof/>
        </w:rPr>
        <w:t xml:space="preserve">: </w:t>
      </w:r>
      <w:r w:rsidR="00031A0C">
        <w:rPr>
          <w:rFonts w:asciiTheme="minorHAnsi" w:hAnsiTheme="minorHAnsi" w:cstheme="minorHAnsi"/>
          <w:noProof/>
        </w:rPr>
        <w:t xml:space="preserve">This section </w:t>
      </w:r>
      <w:r w:rsidR="0045035F">
        <w:rPr>
          <w:rFonts w:asciiTheme="minorHAnsi" w:hAnsiTheme="minorHAnsi" w:cstheme="minorHAnsi"/>
          <w:noProof/>
        </w:rPr>
        <w:t>only appear</w:t>
      </w:r>
      <w:r w:rsidR="00031A0C">
        <w:rPr>
          <w:rFonts w:asciiTheme="minorHAnsi" w:hAnsiTheme="minorHAnsi" w:cstheme="minorHAnsi"/>
          <w:noProof/>
        </w:rPr>
        <w:t xml:space="preserve">s </w:t>
      </w:r>
      <w:r w:rsidR="0045035F">
        <w:rPr>
          <w:rFonts w:asciiTheme="minorHAnsi" w:hAnsiTheme="minorHAnsi" w:cstheme="minorHAnsi"/>
          <w:noProof/>
        </w:rPr>
        <w:t>for</w:t>
      </w:r>
      <w:r w:rsidR="00031A0C">
        <w:rPr>
          <w:rFonts w:asciiTheme="minorHAnsi" w:hAnsiTheme="minorHAnsi" w:cstheme="minorHAnsi"/>
          <w:noProof/>
        </w:rPr>
        <w:t xml:space="preserve"> users that are</w:t>
      </w:r>
      <w:r w:rsidR="0045035F">
        <w:rPr>
          <w:rFonts w:asciiTheme="minorHAnsi" w:hAnsiTheme="minorHAnsi" w:cstheme="minorHAnsi"/>
          <w:noProof/>
        </w:rPr>
        <w:t xml:space="preserve"> Non-Veteran</w:t>
      </w:r>
      <w:r w:rsidR="00DC0FA1">
        <w:rPr>
          <w:rFonts w:asciiTheme="minorHAnsi" w:hAnsiTheme="minorHAnsi" w:cstheme="minorHAnsi"/>
          <w:noProof/>
        </w:rPr>
        <w:t xml:space="preserve">’s to </w:t>
      </w:r>
      <w:r w:rsidR="0045035F">
        <w:rPr>
          <w:rFonts w:asciiTheme="minorHAnsi" w:hAnsiTheme="minorHAnsi" w:cstheme="minorHAnsi"/>
          <w:noProof/>
        </w:rPr>
        <w:t>request the Sponsor (Veteran’s) information.</w:t>
      </w:r>
      <w:r w:rsidR="00BD7DFF">
        <w:rPr>
          <w:rFonts w:asciiTheme="minorHAnsi" w:hAnsiTheme="minorHAnsi" w:cstheme="minorHAnsi"/>
          <w:noProof/>
        </w:rPr>
        <w:t xml:space="preserve"> </w:t>
      </w:r>
    </w:p>
    <w:p w14:paraId="44AB1D4F" w14:textId="77777777" w:rsidR="00BD7DFF" w:rsidRDefault="00BD7DFF" w:rsidP="00BD7DFF">
      <w:pPr>
        <w:spacing w:before="6"/>
        <w:rPr>
          <w:rFonts w:ascii="Arial" w:hAnsi="Arial" w:cs="Arial"/>
          <w:b/>
          <w:sz w:val="29"/>
        </w:rPr>
      </w:pPr>
      <w:r w:rsidRPr="001F53B6">
        <w:rPr>
          <w:rFonts w:ascii="Arial" w:hAnsi="Arial" w:cs="Arial"/>
          <w:b/>
          <w:noProof/>
          <w:sz w:val="29"/>
        </w:rPr>
        <w:drawing>
          <wp:inline distT="0" distB="0" distL="0" distR="0" wp14:anchorId="62C05A09" wp14:editId="084AF00D">
            <wp:extent cx="3810000" cy="2912301"/>
            <wp:effectExtent l="0" t="0" r="0" b="0"/>
            <wp:docPr id="1917685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5638" name="Picture 1" descr="A screenshot of a computer&#10;&#10;Description automatically generated"/>
                    <pic:cNvPicPr/>
                  </pic:nvPicPr>
                  <pic:blipFill>
                    <a:blip r:embed="rId34"/>
                    <a:stretch>
                      <a:fillRect/>
                    </a:stretch>
                  </pic:blipFill>
                  <pic:spPr>
                    <a:xfrm>
                      <a:off x="0" y="0"/>
                      <a:ext cx="3843386" cy="2937821"/>
                    </a:xfrm>
                    <a:prstGeom prst="rect">
                      <a:avLst/>
                    </a:prstGeom>
                  </pic:spPr>
                </pic:pic>
              </a:graphicData>
            </a:graphic>
          </wp:inline>
        </w:drawing>
      </w:r>
    </w:p>
    <w:p w14:paraId="1B873CA4" w14:textId="16D1029D" w:rsidR="00624307" w:rsidRPr="00624307" w:rsidRDefault="00BD7DFF" w:rsidP="00624307">
      <w:pPr>
        <w:spacing w:before="6"/>
        <w:rPr>
          <w:rFonts w:ascii="Arial" w:hAnsi="Arial" w:cs="Arial"/>
          <w:bCs/>
          <w:szCs w:val="24"/>
        </w:rPr>
      </w:pPr>
      <w:r w:rsidRPr="004C6150">
        <w:rPr>
          <w:rFonts w:ascii="Arial" w:hAnsi="Arial" w:cs="Arial"/>
          <w:b/>
          <w:szCs w:val="24"/>
        </w:rPr>
        <w:t xml:space="preserve">Note: </w:t>
      </w:r>
      <w:r w:rsidRPr="004C6150">
        <w:rPr>
          <w:rFonts w:ascii="Arial" w:hAnsi="Arial" w:cs="Arial"/>
          <w:bCs/>
          <w:szCs w:val="24"/>
        </w:rPr>
        <w:t>This screen only appears for a</w:t>
      </w:r>
      <w:r w:rsidR="00B9559E">
        <w:rPr>
          <w:rFonts w:ascii="Arial" w:hAnsi="Arial" w:cs="Arial"/>
          <w:bCs/>
          <w:szCs w:val="24"/>
        </w:rPr>
        <w:t>n</w:t>
      </w:r>
      <w:r w:rsidRPr="004C6150">
        <w:rPr>
          <w:rFonts w:ascii="Arial" w:hAnsi="Arial" w:cs="Arial"/>
          <w:bCs/>
          <w:szCs w:val="24"/>
        </w:rPr>
        <w:t xml:space="preserve"> </w:t>
      </w:r>
      <w:r w:rsidR="003F65EF">
        <w:rPr>
          <w:rFonts w:ascii="Arial" w:hAnsi="Arial" w:cs="Arial"/>
          <w:bCs/>
          <w:szCs w:val="24"/>
        </w:rPr>
        <w:t xml:space="preserve">individual filling out the application on behalf of </w:t>
      </w:r>
      <w:r w:rsidRPr="004C6150">
        <w:rPr>
          <w:rFonts w:ascii="Arial" w:hAnsi="Arial" w:cs="Arial"/>
          <w:bCs/>
          <w:szCs w:val="24"/>
        </w:rPr>
        <w:t xml:space="preserve">a </w:t>
      </w:r>
      <w:proofErr w:type="gramStart"/>
      <w:r w:rsidRPr="004C6150">
        <w:rPr>
          <w:rFonts w:ascii="Arial" w:hAnsi="Arial" w:cs="Arial"/>
          <w:bCs/>
          <w:szCs w:val="24"/>
        </w:rPr>
        <w:t>Non-Veteran</w:t>
      </w:r>
      <w:proofErr w:type="gramEnd"/>
      <w:r>
        <w:rPr>
          <w:rFonts w:ascii="Arial" w:hAnsi="Arial" w:cs="Arial"/>
          <w:bCs/>
          <w:szCs w:val="24"/>
        </w:rPr>
        <w:t>. If the user indicates “Yes”, some of their information will autofill from the Preparer Section to the Sponsor Section</w:t>
      </w:r>
      <w:r w:rsidR="00CF20D9">
        <w:rPr>
          <w:rFonts w:ascii="Arial" w:hAnsi="Arial" w:cs="Arial"/>
          <w:bCs/>
          <w:szCs w:val="24"/>
        </w:rPr>
        <w:t xml:space="preserve">. They </w:t>
      </w:r>
      <w:r w:rsidR="00624307">
        <w:rPr>
          <w:rFonts w:ascii="Arial" w:hAnsi="Arial" w:cs="Arial"/>
          <w:bCs/>
          <w:szCs w:val="24"/>
        </w:rPr>
        <w:t>can</w:t>
      </w:r>
      <w:r w:rsidR="00CF20D9">
        <w:rPr>
          <w:rFonts w:ascii="Arial" w:hAnsi="Arial" w:cs="Arial"/>
          <w:bCs/>
          <w:szCs w:val="24"/>
        </w:rPr>
        <w:t xml:space="preserve"> edit any fields, if incorrect.</w:t>
      </w:r>
    </w:p>
    <w:p w14:paraId="01213C1C" w14:textId="622D1B85" w:rsidR="00BD7DFF" w:rsidRDefault="00961BD0" w:rsidP="00BD7DFF">
      <w:pPr>
        <w:rPr>
          <w:rFonts w:ascii="Arial" w:hAnsi="Arial" w:cs="Arial"/>
          <w:sz w:val="29"/>
        </w:rPr>
      </w:pPr>
      <w:r w:rsidRPr="00961BD0">
        <w:rPr>
          <w:noProof/>
          <w14:ligatures w14:val="standardContextual"/>
        </w:rPr>
        <w:t xml:space="preserve"> </w:t>
      </w:r>
      <w:r w:rsidRPr="00961BD0">
        <w:rPr>
          <w:rFonts w:ascii="Arial" w:hAnsi="Arial" w:cs="Arial"/>
          <w:noProof/>
          <w:sz w:val="29"/>
        </w:rPr>
        <w:drawing>
          <wp:inline distT="0" distB="0" distL="0" distR="0" wp14:anchorId="21AF23E0" wp14:editId="6C094F3E">
            <wp:extent cx="3632200" cy="8280400"/>
            <wp:effectExtent l="0" t="0" r="0" b="0"/>
            <wp:docPr id="179878043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0432" name="Picture 1" descr="A screenshot of a form&#10;&#10;AI-generated content may be incorrect."/>
                    <pic:cNvPicPr/>
                  </pic:nvPicPr>
                  <pic:blipFill>
                    <a:blip r:embed="rId35"/>
                    <a:stretch>
                      <a:fillRect/>
                    </a:stretch>
                  </pic:blipFill>
                  <pic:spPr>
                    <a:xfrm>
                      <a:off x="0" y="0"/>
                      <a:ext cx="3632200" cy="8280400"/>
                    </a:xfrm>
                    <a:prstGeom prst="rect">
                      <a:avLst/>
                    </a:prstGeom>
                  </pic:spPr>
                </pic:pic>
              </a:graphicData>
            </a:graphic>
          </wp:inline>
        </w:drawing>
      </w:r>
      <w:r w:rsidRPr="00961BD0">
        <w:rPr>
          <w:rFonts w:ascii="Arial" w:hAnsi="Arial" w:cs="Arial"/>
          <w:noProof/>
          <w:sz w:val="29"/>
        </w:rPr>
        <w:t xml:space="preserve"> </w:t>
      </w:r>
    </w:p>
    <w:p w14:paraId="730B9D6A" w14:textId="77777777" w:rsidR="00BD7DFF" w:rsidRDefault="00BD7DFF" w:rsidP="00BD7DFF">
      <w:pPr>
        <w:rPr>
          <w:rFonts w:ascii="Arial" w:hAnsi="Arial" w:cs="Arial"/>
          <w:sz w:val="29"/>
        </w:rPr>
      </w:pPr>
    </w:p>
    <w:p w14:paraId="1FA2E1E6" w14:textId="4C534983" w:rsidR="00BD7DFF" w:rsidRDefault="00BD7DFF" w:rsidP="00BD7DFF">
      <w:pPr>
        <w:rPr>
          <w:rFonts w:ascii="Arial" w:hAnsi="Arial" w:cs="Arial"/>
          <w:sz w:val="29"/>
        </w:rPr>
      </w:pPr>
      <w:r w:rsidRPr="008E0240">
        <w:rPr>
          <w:rFonts w:ascii="Arial" w:hAnsi="Arial" w:cs="Arial"/>
          <w:noProof/>
          <w:sz w:val="29"/>
        </w:rPr>
        <w:drawing>
          <wp:inline distT="0" distB="0" distL="0" distR="0" wp14:anchorId="0A3B52C1" wp14:editId="67775D8E">
            <wp:extent cx="4434027" cy="2918012"/>
            <wp:effectExtent l="0" t="0" r="0" b="3175"/>
            <wp:docPr id="12483273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27386" name="Picture 1" descr="A screenshot of a computer screen&#10;&#10;Description automatically generated"/>
                    <pic:cNvPicPr/>
                  </pic:nvPicPr>
                  <pic:blipFill rotWithShape="1">
                    <a:blip r:embed="rId36"/>
                    <a:srcRect b="16107"/>
                    <a:stretch/>
                  </pic:blipFill>
                  <pic:spPr bwMode="auto">
                    <a:xfrm>
                      <a:off x="0" y="0"/>
                      <a:ext cx="4475861" cy="2945543"/>
                    </a:xfrm>
                    <a:prstGeom prst="rect">
                      <a:avLst/>
                    </a:prstGeom>
                    <a:ln>
                      <a:noFill/>
                    </a:ln>
                    <a:extLst>
                      <a:ext uri="{53640926-AAD7-44D8-BBD7-CCE9431645EC}">
                        <a14:shadowObscured xmlns:a14="http://schemas.microsoft.com/office/drawing/2010/main"/>
                      </a:ext>
                    </a:extLst>
                  </pic:spPr>
                </pic:pic>
              </a:graphicData>
            </a:graphic>
          </wp:inline>
        </w:drawing>
      </w:r>
    </w:p>
    <w:p w14:paraId="29A06BB2" w14:textId="5ECA7651" w:rsidR="00766916" w:rsidRPr="00CE32B4" w:rsidRDefault="00766916" w:rsidP="00BD7DFF">
      <w:pPr>
        <w:rPr>
          <w:rFonts w:ascii="Arial" w:hAnsi="Arial" w:cs="Arial"/>
          <w:szCs w:val="24"/>
        </w:rPr>
      </w:pPr>
      <w:r w:rsidRPr="00CE32B4">
        <w:rPr>
          <w:rFonts w:ascii="Arial" w:hAnsi="Arial" w:cs="Arial"/>
          <w:szCs w:val="24"/>
        </w:rPr>
        <w:t xml:space="preserve">If the user selects </w:t>
      </w:r>
      <w:r w:rsidR="001234D5" w:rsidRPr="00CE32B4">
        <w:rPr>
          <w:rFonts w:ascii="Arial" w:hAnsi="Arial" w:cs="Arial"/>
          <w:szCs w:val="24"/>
        </w:rPr>
        <w:t>“</w:t>
      </w:r>
      <w:r w:rsidR="001234D5" w:rsidRPr="00CE32B4">
        <w:rPr>
          <w:rFonts w:ascii="Arial" w:hAnsi="Arial" w:cs="Arial"/>
          <w:b/>
          <w:bCs/>
          <w:szCs w:val="24"/>
        </w:rPr>
        <w:t>Yes</w:t>
      </w:r>
      <w:r w:rsidR="001234D5" w:rsidRPr="00CE32B4">
        <w:rPr>
          <w:rFonts w:ascii="Arial" w:hAnsi="Arial" w:cs="Arial"/>
          <w:szCs w:val="24"/>
        </w:rPr>
        <w:t>” to the above question, they will see the next screen, where they have the option to input the date of death. If the user selects “</w:t>
      </w:r>
      <w:r w:rsidR="001234D5" w:rsidRPr="00CE32B4">
        <w:rPr>
          <w:rFonts w:ascii="Arial" w:hAnsi="Arial" w:cs="Arial"/>
          <w:b/>
          <w:bCs/>
          <w:szCs w:val="24"/>
        </w:rPr>
        <w:t>No</w:t>
      </w:r>
      <w:r w:rsidR="001234D5" w:rsidRPr="00CE32B4">
        <w:rPr>
          <w:rFonts w:ascii="Arial" w:hAnsi="Arial" w:cs="Arial"/>
          <w:szCs w:val="24"/>
        </w:rPr>
        <w:t>” or “</w:t>
      </w:r>
      <w:r w:rsidR="001234D5" w:rsidRPr="00CE32B4">
        <w:rPr>
          <w:rFonts w:ascii="Arial" w:hAnsi="Arial" w:cs="Arial"/>
          <w:b/>
          <w:bCs/>
          <w:szCs w:val="24"/>
        </w:rPr>
        <w:t>I don’t know</w:t>
      </w:r>
      <w:r w:rsidR="001234D5" w:rsidRPr="00CE32B4">
        <w:rPr>
          <w:rFonts w:ascii="Arial" w:hAnsi="Arial" w:cs="Arial"/>
          <w:szCs w:val="24"/>
        </w:rPr>
        <w:t xml:space="preserve">” they will skip the option to input the date of death. </w:t>
      </w:r>
    </w:p>
    <w:p w14:paraId="46C0F345" w14:textId="77777777" w:rsidR="00BD7DFF" w:rsidRDefault="00BD7DFF" w:rsidP="00BD7DFF">
      <w:pPr>
        <w:rPr>
          <w:rFonts w:ascii="Arial" w:hAnsi="Arial" w:cs="Arial"/>
          <w:sz w:val="29"/>
        </w:rPr>
      </w:pPr>
      <w:r w:rsidRPr="00D11472">
        <w:rPr>
          <w:rFonts w:ascii="Arial" w:hAnsi="Arial" w:cs="Arial"/>
          <w:noProof/>
          <w:sz w:val="29"/>
        </w:rPr>
        <w:drawing>
          <wp:inline distT="0" distB="0" distL="0" distR="0" wp14:anchorId="2A4CC845" wp14:editId="5EABBE87">
            <wp:extent cx="3581399" cy="2006600"/>
            <wp:effectExtent l="0" t="0" r="635" b="0"/>
            <wp:docPr id="1999402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02903" name="Picture 1" descr="A screenshot of a computer screen&#10;&#10;Description automatically generated"/>
                    <pic:cNvPicPr/>
                  </pic:nvPicPr>
                  <pic:blipFill rotWithShape="1">
                    <a:blip r:embed="rId37"/>
                    <a:srcRect b="25865"/>
                    <a:stretch/>
                  </pic:blipFill>
                  <pic:spPr bwMode="auto">
                    <a:xfrm>
                      <a:off x="0" y="0"/>
                      <a:ext cx="3591976" cy="2012526"/>
                    </a:xfrm>
                    <a:prstGeom prst="rect">
                      <a:avLst/>
                    </a:prstGeom>
                    <a:ln>
                      <a:noFill/>
                    </a:ln>
                    <a:extLst>
                      <a:ext uri="{53640926-AAD7-44D8-BBD7-CCE9431645EC}">
                        <a14:shadowObscured xmlns:a14="http://schemas.microsoft.com/office/drawing/2010/main"/>
                      </a:ext>
                    </a:extLst>
                  </pic:spPr>
                </pic:pic>
              </a:graphicData>
            </a:graphic>
          </wp:inline>
        </w:drawing>
      </w:r>
    </w:p>
    <w:p w14:paraId="7341792D" w14:textId="20918607" w:rsidR="00BD7DFF" w:rsidRPr="003B157C" w:rsidRDefault="00BD7DFF" w:rsidP="00BD7DFF">
      <w:pPr>
        <w:rPr>
          <w:rFonts w:ascii="Arial" w:hAnsi="Arial" w:cs="Arial"/>
          <w:szCs w:val="20"/>
        </w:rPr>
      </w:pPr>
      <w:r w:rsidRPr="003B157C">
        <w:rPr>
          <w:rFonts w:ascii="Arial" w:hAnsi="Arial" w:cs="Arial"/>
          <w:b/>
          <w:bCs/>
          <w:szCs w:val="20"/>
        </w:rPr>
        <w:t>Note</w:t>
      </w:r>
      <w:r w:rsidRPr="003B157C">
        <w:rPr>
          <w:rFonts w:ascii="Arial" w:hAnsi="Arial" w:cs="Arial"/>
          <w:szCs w:val="20"/>
        </w:rPr>
        <w:t>: If the users</w:t>
      </w:r>
      <w:r>
        <w:rPr>
          <w:rFonts w:ascii="Arial" w:hAnsi="Arial" w:cs="Arial"/>
          <w:szCs w:val="20"/>
        </w:rPr>
        <w:t xml:space="preserve"> indicated that they are the Sponsor, the death related questions will NOT appear. </w:t>
      </w:r>
    </w:p>
    <w:p w14:paraId="31D2AEC1" w14:textId="33CEF7A7" w:rsidR="00BD7DFF" w:rsidRDefault="003D5829" w:rsidP="00BD7DFF">
      <w:pPr>
        <w:rPr>
          <w:rFonts w:ascii="Arial" w:hAnsi="Arial" w:cs="Arial"/>
          <w:sz w:val="29"/>
        </w:rPr>
      </w:pPr>
      <w:r>
        <w:rPr>
          <w:rFonts w:ascii="Arial" w:hAnsi="Arial" w:cs="Arial"/>
          <w:szCs w:val="20"/>
        </w:rPr>
        <w:t xml:space="preserve">If the user </w:t>
      </w:r>
      <w:r w:rsidR="00322E63">
        <w:rPr>
          <w:rFonts w:ascii="Arial" w:hAnsi="Arial" w:cs="Arial"/>
          <w:szCs w:val="20"/>
        </w:rPr>
        <w:t>indicates</w:t>
      </w:r>
      <w:r>
        <w:rPr>
          <w:rFonts w:ascii="Arial" w:hAnsi="Arial" w:cs="Arial"/>
          <w:szCs w:val="20"/>
        </w:rPr>
        <w:t xml:space="preserve"> the Sponsor has passed away, the sponsor address and contact details screen will not appear.</w:t>
      </w:r>
    </w:p>
    <w:p w14:paraId="7A87023E" w14:textId="77777777" w:rsidR="00BD7DFF" w:rsidRDefault="00BD7DFF" w:rsidP="00BD7DFF">
      <w:pPr>
        <w:rPr>
          <w:rFonts w:ascii="Arial" w:hAnsi="Arial" w:cs="Arial"/>
          <w:sz w:val="29"/>
        </w:rPr>
      </w:pPr>
    </w:p>
    <w:p w14:paraId="286E0673" w14:textId="77777777" w:rsidR="00BD7DFF" w:rsidRDefault="00BD7DFF" w:rsidP="00BD7DFF">
      <w:pPr>
        <w:rPr>
          <w:rFonts w:ascii="Arial" w:hAnsi="Arial" w:cs="Arial"/>
          <w:sz w:val="29"/>
        </w:rPr>
      </w:pPr>
      <w:r w:rsidRPr="00D11472">
        <w:rPr>
          <w:rFonts w:ascii="Arial" w:hAnsi="Arial" w:cs="Arial"/>
          <w:noProof/>
          <w:sz w:val="29"/>
        </w:rPr>
        <w:drawing>
          <wp:inline distT="0" distB="0" distL="0" distR="0" wp14:anchorId="7DB93B79" wp14:editId="462B8984">
            <wp:extent cx="3505200" cy="7036518"/>
            <wp:effectExtent l="0" t="0" r="0" b="0"/>
            <wp:docPr id="209171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3032" name=""/>
                    <pic:cNvPicPr/>
                  </pic:nvPicPr>
                  <pic:blipFill rotWithShape="1">
                    <a:blip r:embed="rId38"/>
                    <a:srcRect b="8937"/>
                    <a:stretch/>
                  </pic:blipFill>
                  <pic:spPr bwMode="auto">
                    <a:xfrm>
                      <a:off x="0" y="0"/>
                      <a:ext cx="3530980" cy="7088271"/>
                    </a:xfrm>
                    <a:prstGeom prst="rect">
                      <a:avLst/>
                    </a:prstGeom>
                    <a:ln>
                      <a:noFill/>
                    </a:ln>
                    <a:extLst>
                      <a:ext uri="{53640926-AAD7-44D8-BBD7-CCE9431645EC}">
                        <a14:shadowObscured xmlns:a14="http://schemas.microsoft.com/office/drawing/2010/main"/>
                      </a:ext>
                    </a:extLst>
                  </pic:spPr>
                </pic:pic>
              </a:graphicData>
            </a:graphic>
          </wp:inline>
        </w:drawing>
      </w:r>
    </w:p>
    <w:p w14:paraId="7421301F" w14:textId="3F5319A9" w:rsidR="00A50F75" w:rsidRDefault="00E7234D" w:rsidP="00BD7DFF">
      <w:pPr>
        <w:rPr>
          <w:rFonts w:ascii="Arial" w:hAnsi="Arial" w:cs="Arial"/>
          <w:sz w:val="29"/>
        </w:rPr>
      </w:pPr>
      <w:r w:rsidRPr="00E7234D">
        <w:rPr>
          <w:rFonts w:ascii="Arial" w:hAnsi="Arial" w:cs="Arial"/>
          <w:noProof/>
          <w:sz w:val="29"/>
        </w:rPr>
        <w:drawing>
          <wp:inline distT="0" distB="0" distL="0" distR="0" wp14:anchorId="1374783E" wp14:editId="7F3301E7">
            <wp:extent cx="4495800" cy="3619500"/>
            <wp:effectExtent l="0" t="0" r="0" b="0"/>
            <wp:docPr id="39278907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89077" name="Picture 1" descr="A screenshot of a application&#10;&#10;AI-generated content may be incorrect."/>
                    <pic:cNvPicPr/>
                  </pic:nvPicPr>
                  <pic:blipFill>
                    <a:blip r:embed="rId39"/>
                    <a:stretch>
                      <a:fillRect/>
                    </a:stretch>
                  </pic:blipFill>
                  <pic:spPr>
                    <a:xfrm>
                      <a:off x="0" y="0"/>
                      <a:ext cx="4495800" cy="3619500"/>
                    </a:xfrm>
                    <a:prstGeom prst="rect">
                      <a:avLst/>
                    </a:prstGeom>
                  </pic:spPr>
                </pic:pic>
              </a:graphicData>
            </a:graphic>
          </wp:inline>
        </w:drawing>
      </w:r>
    </w:p>
    <w:p w14:paraId="34F71064" w14:textId="79C969E1" w:rsidR="003F5C7B" w:rsidRDefault="003F5C7B" w:rsidP="003F5C7B">
      <w:pPr>
        <w:ind w:left="130"/>
        <w:rPr>
          <w:rFonts w:ascii="Arial" w:hAnsi="Arial" w:cs="Arial"/>
          <w:sz w:val="21"/>
          <w:szCs w:val="24"/>
        </w:rPr>
      </w:pPr>
      <w:r w:rsidRPr="00CE32B4">
        <w:rPr>
          <w:rFonts w:ascii="Arial" w:hAnsi="Arial" w:cs="Arial"/>
          <w:b/>
          <w:bCs/>
          <w:sz w:val="21"/>
          <w:szCs w:val="24"/>
        </w:rPr>
        <w:t>Note</w:t>
      </w:r>
      <w:r w:rsidRPr="00CE32B4">
        <w:rPr>
          <w:rFonts w:ascii="Arial" w:hAnsi="Arial" w:cs="Arial"/>
          <w:sz w:val="21"/>
          <w:szCs w:val="24"/>
        </w:rPr>
        <w:t>: If there is an address in the U.S. Postal System, it will provide a suggested address here, as shown in the Preparer information section above</w:t>
      </w:r>
    </w:p>
    <w:p w14:paraId="7BBD7571" w14:textId="77777777" w:rsidR="003F56B3" w:rsidRDefault="003F56B3" w:rsidP="003F5C7B">
      <w:pPr>
        <w:ind w:left="130"/>
        <w:rPr>
          <w:rFonts w:ascii="Arial" w:hAnsi="Arial" w:cs="Arial"/>
          <w:sz w:val="21"/>
          <w:szCs w:val="24"/>
        </w:rPr>
      </w:pPr>
    </w:p>
    <w:p w14:paraId="23D2985B" w14:textId="77777777" w:rsidR="003F56B3" w:rsidRDefault="003F56B3" w:rsidP="003F5C7B">
      <w:pPr>
        <w:ind w:left="130"/>
        <w:rPr>
          <w:rFonts w:ascii="Arial" w:hAnsi="Arial" w:cs="Arial"/>
          <w:sz w:val="21"/>
          <w:szCs w:val="24"/>
        </w:rPr>
      </w:pPr>
    </w:p>
    <w:p w14:paraId="63605D64" w14:textId="77777777" w:rsidR="003F56B3" w:rsidRDefault="003F56B3" w:rsidP="003F5C7B">
      <w:pPr>
        <w:ind w:left="130"/>
        <w:rPr>
          <w:rFonts w:ascii="Arial" w:hAnsi="Arial" w:cs="Arial"/>
          <w:sz w:val="21"/>
          <w:szCs w:val="24"/>
        </w:rPr>
      </w:pPr>
    </w:p>
    <w:p w14:paraId="26AA4AC0" w14:textId="77777777" w:rsidR="003F56B3" w:rsidRDefault="003F56B3" w:rsidP="003F5C7B">
      <w:pPr>
        <w:ind w:left="130"/>
        <w:rPr>
          <w:rFonts w:ascii="Arial" w:hAnsi="Arial" w:cs="Arial"/>
          <w:sz w:val="21"/>
          <w:szCs w:val="24"/>
        </w:rPr>
      </w:pPr>
    </w:p>
    <w:p w14:paraId="6C10C1A1" w14:textId="77777777" w:rsidR="003F56B3" w:rsidRDefault="003F56B3" w:rsidP="003F5C7B">
      <w:pPr>
        <w:ind w:left="130"/>
        <w:rPr>
          <w:rFonts w:ascii="Arial" w:hAnsi="Arial" w:cs="Arial"/>
          <w:sz w:val="21"/>
          <w:szCs w:val="24"/>
        </w:rPr>
      </w:pPr>
    </w:p>
    <w:p w14:paraId="30228B65" w14:textId="77777777" w:rsidR="003F56B3" w:rsidRDefault="003F56B3" w:rsidP="003F5C7B">
      <w:pPr>
        <w:ind w:left="130"/>
        <w:rPr>
          <w:rFonts w:ascii="Arial" w:hAnsi="Arial" w:cs="Arial"/>
          <w:sz w:val="21"/>
          <w:szCs w:val="24"/>
        </w:rPr>
      </w:pPr>
    </w:p>
    <w:p w14:paraId="1B1611BB" w14:textId="77777777" w:rsidR="003F56B3" w:rsidRDefault="003F56B3" w:rsidP="003F5C7B">
      <w:pPr>
        <w:ind w:left="130"/>
        <w:rPr>
          <w:rFonts w:ascii="Arial" w:hAnsi="Arial" w:cs="Arial"/>
          <w:sz w:val="21"/>
          <w:szCs w:val="24"/>
        </w:rPr>
      </w:pPr>
    </w:p>
    <w:p w14:paraId="4229FCB9" w14:textId="77777777" w:rsidR="003F56B3" w:rsidRDefault="003F56B3" w:rsidP="003F5C7B">
      <w:pPr>
        <w:ind w:left="130"/>
        <w:rPr>
          <w:rFonts w:ascii="Arial" w:hAnsi="Arial" w:cs="Arial"/>
          <w:sz w:val="21"/>
          <w:szCs w:val="24"/>
        </w:rPr>
      </w:pPr>
    </w:p>
    <w:p w14:paraId="7322923B" w14:textId="77777777" w:rsidR="003F56B3" w:rsidRDefault="003F56B3" w:rsidP="003F5C7B">
      <w:pPr>
        <w:ind w:left="130"/>
        <w:rPr>
          <w:rFonts w:ascii="Arial" w:hAnsi="Arial" w:cs="Arial"/>
          <w:sz w:val="21"/>
          <w:szCs w:val="24"/>
        </w:rPr>
      </w:pPr>
    </w:p>
    <w:p w14:paraId="05C28BDF" w14:textId="77777777" w:rsidR="003F56B3" w:rsidRDefault="003F56B3" w:rsidP="003F5C7B">
      <w:pPr>
        <w:ind w:left="130"/>
        <w:rPr>
          <w:rFonts w:ascii="Arial" w:hAnsi="Arial" w:cs="Arial"/>
          <w:sz w:val="21"/>
          <w:szCs w:val="24"/>
        </w:rPr>
      </w:pPr>
    </w:p>
    <w:p w14:paraId="2DC9C08F" w14:textId="77777777" w:rsidR="003F56B3" w:rsidRDefault="003F56B3" w:rsidP="003F5C7B">
      <w:pPr>
        <w:ind w:left="130"/>
        <w:rPr>
          <w:rFonts w:ascii="Arial" w:hAnsi="Arial" w:cs="Arial"/>
          <w:sz w:val="21"/>
          <w:szCs w:val="24"/>
        </w:rPr>
      </w:pPr>
    </w:p>
    <w:p w14:paraId="3187969E" w14:textId="77777777" w:rsidR="003F56B3" w:rsidRDefault="003F56B3" w:rsidP="003F5C7B">
      <w:pPr>
        <w:ind w:left="130"/>
        <w:rPr>
          <w:rFonts w:ascii="Arial" w:hAnsi="Arial" w:cs="Arial"/>
          <w:sz w:val="21"/>
          <w:szCs w:val="24"/>
        </w:rPr>
      </w:pPr>
    </w:p>
    <w:p w14:paraId="4AFC624E" w14:textId="77777777" w:rsidR="003F56B3" w:rsidRDefault="003F56B3" w:rsidP="003F5C7B">
      <w:pPr>
        <w:ind w:left="130"/>
        <w:rPr>
          <w:rFonts w:ascii="Arial" w:hAnsi="Arial" w:cs="Arial"/>
          <w:sz w:val="21"/>
          <w:szCs w:val="24"/>
        </w:rPr>
      </w:pPr>
    </w:p>
    <w:p w14:paraId="6B4CF4E3" w14:textId="77777777" w:rsidR="003F56B3" w:rsidRDefault="003F56B3" w:rsidP="003F5C7B">
      <w:pPr>
        <w:ind w:left="130"/>
        <w:rPr>
          <w:rFonts w:ascii="Arial" w:hAnsi="Arial" w:cs="Arial"/>
          <w:sz w:val="21"/>
          <w:szCs w:val="24"/>
        </w:rPr>
      </w:pPr>
    </w:p>
    <w:p w14:paraId="0E0CC035" w14:textId="77777777" w:rsidR="003F56B3" w:rsidRDefault="003F56B3" w:rsidP="003F5C7B">
      <w:pPr>
        <w:ind w:left="130"/>
        <w:rPr>
          <w:rFonts w:ascii="Arial" w:hAnsi="Arial" w:cs="Arial"/>
          <w:sz w:val="21"/>
          <w:szCs w:val="24"/>
        </w:rPr>
      </w:pPr>
    </w:p>
    <w:p w14:paraId="332529B9" w14:textId="77777777" w:rsidR="003F56B3" w:rsidRDefault="003F56B3" w:rsidP="003F5C7B">
      <w:pPr>
        <w:ind w:left="130"/>
        <w:rPr>
          <w:rFonts w:ascii="Arial" w:hAnsi="Arial" w:cs="Arial"/>
          <w:sz w:val="21"/>
          <w:szCs w:val="24"/>
        </w:rPr>
      </w:pPr>
    </w:p>
    <w:p w14:paraId="2B1C0C89" w14:textId="77777777" w:rsidR="003F56B3" w:rsidRDefault="003F56B3" w:rsidP="003F5C7B">
      <w:pPr>
        <w:ind w:left="130"/>
        <w:rPr>
          <w:rFonts w:ascii="Arial" w:hAnsi="Arial" w:cs="Arial"/>
          <w:sz w:val="21"/>
          <w:szCs w:val="24"/>
        </w:rPr>
      </w:pPr>
    </w:p>
    <w:p w14:paraId="5C62BDE4" w14:textId="3BF9997B" w:rsidR="003F56B3" w:rsidRPr="00CE32B4" w:rsidRDefault="005F6566" w:rsidP="003F5C7B">
      <w:pPr>
        <w:ind w:left="130"/>
        <w:rPr>
          <w:rFonts w:ascii="Arial" w:hAnsi="Arial" w:cs="Arial"/>
          <w:sz w:val="21"/>
          <w:szCs w:val="24"/>
        </w:rPr>
      </w:pPr>
      <w:r w:rsidRPr="00776FBC">
        <w:rPr>
          <w:rFonts w:ascii="Arial" w:hAnsi="Arial" w:cs="Arial"/>
          <w:noProof/>
          <w:sz w:val="29"/>
        </w:rPr>
        <w:drawing>
          <wp:anchor distT="0" distB="0" distL="114300" distR="114300" simplePos="0" relativeHeight="251658240" behindDoc="0" locked="0" layoutInCell="1" allowOverlap="1" wp14:anchorId="3A2EB5E3" wp14:editId="65CD57DD">
            <wp:simplePos x="0" y="0"/>
            <wp:positionH relativeFrom="column">
              <wp:posOffset>76200</wp:posOffset>
            </wp:positionH>
            <wp:positionV relativeFrom="paragraph">
              <wp:posOffset>397691</wp:posOffset>
            </wp:positionV>
            <wp:extent cx="3321685" cy="4254500"/>
            <wp:effectExtent l="0" t="0" r="5715" b="0"/>
            <wp:wrapSquare wrapText="bothSides"/>
            <wp:docPr id="301119079"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19079" name="Picture 1" descr="A screenshot of a questionnaire&#10;&#10;AI-generated content may be incorrect."/>
                    <pic:cNvPicPr/>
                  </pic:nvPicPr>
                  <pic:blipFill rotWithShape="1">
                    <a:blip r:embed="rId40">
                      <a:extLst>
                        <a:ext uri="{28A0092B-C50C-407E-A947-70E740481C1C}">
                          <a14:useLocalDpi xmlns:a14="http://schemas.microsoft.com/office/drawing/2010/main" val="0"/>
                        </a:ext>
                      </a:extLst>
                    </a:blip>
                    <a:srcRect b="11521"/>
                    <a:stretch/>
                  </pic:blipFill>
                  <pic:spPr bwMode="auto">
                    <a:xfrm>
                      <a:off x="0" y="0"/>
                      <a:ext cx="3321685" cy="425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56B3">
        <w:rPr>
          <w:rFonts w:ascii="Arial" w:hAnsi="Arial" w:cs="Arial"/>
          <w:sz w:val="21"/>
          <w:szCs w:val="24"/>
        </w:rPr>
        <w:t xml:space="preserve">On the next set of questions, the user will be asked about demographics of the Veteran/Sponsor. </w:t>
      </w:r>
    </w:p>
    <w:p w14:paraId="5ECD1866" w14:textId="36BE00FA" w:rsidR="00BD7DFF" w:rsidRDefault="00BD7DFF" w:rsidP="00BD7DFF">
      <w:pPr>
        <w:rPr>
          <w:rFonts w:ascii="Arial" w:hAnsi="Arial" w:cs="Arial"/>
          <w:sz w:val="29"/>
        </w:rPr>
      </w:pPr>
      <w:r w:rsidRPr="00776FBC">
        <w:rPr>
          <w:rFonts w:ascii="Arial" w:hAnsi="Arial" w:cs="Arial"/>
          <w:noProof/>
          <w:sz w:val="29"/>
        </w:rPr>
        <w:drawing>
          <wp:inline distT="0" distB="0" distL="0" distR="0" wp14:anchorId="6D188E9B" wp14:editId="46B3CD51">
            <wp:extent cx="2782913" cy="3771714"/>
            <wp:effectExtent l="0" t="0" r="0" b="635"/>
            <wp:docPr id="17684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8106" name=""/>
                    <pic:cNvPicPr/>
                  </pic:nvPicPr>
                  <pic:blipFill>
                    <a:blip r:embed="rId41"/>
                    <a:stretch>
                      <a:fillRect/>
                    </a:stretch>
                  </pic:blipFill>
                  <pic:spPr>
                    <a:xfrm>
                      <a:off x="0" y="0"/>
                      <a:ext cx="2782913" cy="3771714"/>
                    </a:xfrm>
                    <a:prstGeom prst="rect">
                      <a:avLst/>
                    </a:prstGeom>
                  </pic:spPr>
                </pic:pic>
              </a:graphicData>
            </a:graphic>
          </wp:inline>
        </w:drawing>
      </w:r>
    </w:p>
    <w:p w14:paraId="552B3EBD" w14:textId="1FB2B8DA" w:rsidR="001F43D1" w:rsidRDefault="00BD7DFF" w:rsidP="001F43D1">
      <w:pPr>
        <w:pStyle w:val="Heading2"/>
        <w:rPr>
          <w:noProof/>
        </w:rPr>
      </w:pPr>
      <w:bookmarkStart w:id="19" w:name="_Toc192059413"/>
      <w:r>
        <w:rPr>
          <w:noProof/>
        </w:rPr>
        <w:t xml:space="preserve">Sponsor </w:t>
      </w:r>
      <w:r w:rsidR="001F43D1">
        <w:rPr>
          <w:noProof/>
        </w:rPr>
        <w:t>Military History</w:t>
      </w:r>
      <w:bookmarkEnd w:id="19"/>
    </w:p>
    <w:p w14:paraId="47C3F1C9" w14:textId="5431EFF1" w:rsidR="00672C02" w:rsidRPr="00BD68FE" w:rsidRDefault="00672C02" w:rsidP="00672C02">
      <w:pPr>
        <w:spacing w:before="6"/>
        <w:rPr>
          <w:rFonts w:ascii="Arial" w:hAnsi="Arial" w:cs="Arial"/>
          <w:w w:val="95"/>
          <w:szCs w:val="24"/>
        </w:rPr>
      </w:pPr>
      <w:r w:rsidRPr="00672C02">
        <w:t>This section will appear for all flows but may be titled Applicant Military History, if the Vetera</w:t>
      </w:r>
      <w:r w:rsidR="00E81456">
        <w:t xml:space="preserve">n </w:t>
      </w:r>
      <w:r w:rsidR="00D379CD">
        <w:t xml:space="preserve">is completing for themselves </w:t>
      </w:r>
      <w:r w:rsidR="00E81456">
        <w:t>or</w:t>
      </w:r>
      <w:r w:rsidR="00443675">
        <w:t xml:space="preserve"> someone preparing the application for a Veteran i</w:t>
      </w:r>
      <w:r w:rsidR="008A59BC">
        <w:t>s</w:t>
      </w:r>
      <w:r w:rsidR="00443675">
        <w:t xml:space="preserve"> filling it out</w:t>
      </w:r>
      <w:r w:rsidRPr="00672C02">
        <w:t>. It is to gather the Veteran’s Military History.</w:t>
      </w:r>
      <w:r>
        <w:t xml:space="preserve"> T</w:t>
      </w:r>
      <w:r w:rsidR="001F43D1">
        <w:t xml:space="preserve">he </w:t>
      </w:r>
      <w:r>
        <w:t>user</w:t>
      </w:r>
      <w:r w:rsidR="001F43D1">
        <w:t xml:space="preserve"> will be asked to enter t</w:t>
      </w:r>
      <w:r>
        <w:t xml:space="preserve">he Veteran’s </w:t>
      </w:r>
      <w:r w:rsidR="001F43D1">
        <w:t xml:space="preserve">periods of service. If they are signed in, this </w:t>
      </w:r>
      <w:r>
        <w:t xml:space="preserve">can </w:t>
      </w:r>
      <w:r w:rsidR="001F43D1">
        <w:t>be pre-filled. But they can edit and add more if they need to</w:t>
      </w:r>
      <w:r w:rsidR="008A59BC">
        <w:t>.</w:t>
      </w:r>
    </w:p>
    <w:p w14:paraId="2DE38244" w14:textId="77777777" w:rsidR="00D84531" w:rsidRPr="00BD68FE" w:rsidRDefault="00D84531" w:rsidP="00D84531">
      <w:pPr>
        <w:spacing w:before="6"/>
        <w:rPr>
          <w:rFonts w:ascii="Arial" w:hAnsi="Arial" w:cs="Arial"/>
          <w:w w:val="95"/>
          <w:szCs w:val="24"/>
        </w:rPr>
      </w:pPr>
    </w:p>
    <w:p w14:paraId="0C093F9A" w14:textId="2BAB19D3" w:rsidR="00D84531" w:rsidRDefault="00D84531" w:rsidP="00D84531">
      <w:pPr>
        <w:rPr>
          <w:rFonts w:ascii="Arial" w:hAnsi="Arial" w:cs="Arial"/>
          <w:sz w:val="29"/>
        </w:rPr>
      </w:pPr>
      <w:r w:rsidRPr="00FF1806">
        <w:rPr>
          <w:rFonts w:ascii="Arial" w:hAnsi="Arial" w:cs="Arial"/>
          <w:i/>
          <w:noProof/>
        </w:rPr>
        <w:drawing>
          <wp:inline distT="0" distB="0" distL="0" distR="0" wp14:anchorId="36603964" wp14:editId="2486748A">
            <wp:extent cx="2971800" cy="2949286"/>
            <wp:effectExtent l="0" t="0" r="0" b="0"/>
            <wp:docPr id="1061406127" name="Picture 1" descr="A screenshot of a military histor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06127" name="Picture 1" descr="A screenshot of a military history form&#10;&#10;Description automatically generated"/>
                    <pic:cNvPicPr/>
                  </pic:nvPicPr>
                  <pic:blipFill>
                    <a:blip r:embed="rId42"/>
                    <a:stretch>
                      <a:fillRect/>
                    </a:stretch>
                  </pic:blipFill>
                  <pic:spPr>
                    <a:xfrm>
                      <a:off x="0" y="0"/>
                      <a:ext cx="2990850" cy="2968191"/>
                    </a:xfrm>
                    <a:prstGeom prst="rect">
                      <a:avLst/>
                    </a:prstGeom>
                  </pic:spPr>
                </pic:pic>
              </a:graphicData>
            </a:graphic>
          </wp:inline>
        </w:drawing>
      </w:r>
      <w:r w:rsidRPr="00C272BE">
        <w:rPr>
          <w:rFonts w:ascii="Arial" w:hAnsi="Arial" w:cs="Arial"/>
          <w:noProof/>
        </w:rPr>
        <w:drawing>
          <wp:inline distT="0" distB="0" distL="0" distR="0" wp14:anchorId="5531A959" wp14:editId="6D3AA5A7">
            <wp:extent cx="2349500" cy="1865779"/>
            <wp:effectExtent l="0" t="0" r="0" b="1270"/>
            <wp:docPr id="1045610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10125" name="Picture 1" descr="A screenshot of a computer&#10;&#10;Description automatically generated"/>
                    <pic:cNvPicPr/>
                  </pic:nvPicPr>
                  <pic:blipFill>
                    <a:blip r:embed="rId43"/>
                    <a:stretch>
                      <a:fillRect/>
                    </a:stretch>
                  </pic:blipFill>
                  <pic:spPr>
                    <a:xfrm>
                      <a:off x="0" y="0"/>
                      <a:ext cx="2365384" cy="1878393"/>
                    </a:xfrm>
                    <a:prstGeom prst="rect">
                      <a:avLst/>
                    </a:prstGeom>
                  </pic:spPr>
                </pic:pic>
              </a:graphicData>
            </a:graphic>
          </wp:inline>
        </w:drawing>
      </w:r>
    </w:p>
    <w:p w14:paraId="59D9A2B4" w14:textId="77777777" w:rsidR="00D84531" w:rsidRPr="00F24520" w:rsidRDefault="00D84531" w:rsidP="00D84531">
      <w:pPr>
        <w:rPr>
          <w:rFonts w:ascii="Arial" w:hAnsi="Arial" w:cs="Arial"/>
          <w:sz w:val="29"/>
        </w:rPr>
        <w:sectPr w:rsidR="00D84531" w:rsidRPr="00F24520" w:rsidSect="00D84531">
          <w:pgSz w:w="12240" w:h="15840"/>
          <w:pgMar w:top="1360" w:right="1360" w:bottom="1240" w:left="1340" w:header="0" w:footer="1044" w:gutter="0"/>
          <w:cols w:space="720"/>
        </w:sectPr>
      </w:pPr>
    </w:p>
    <w:p w14:paraId="0D43B03B" w14:textId="77777777" w:rsidR="00D84531" w:rsidRPr="00F24520" w:rsidRDefault="00D84531" w:rsidP="00D84531">
      <w:pPr>
        <w:spacing w:before="11"/>
        <w:rPr>
          <w:rFonts w:ascii="Arial" w:hAnsi="Arial" w:cs="Arial"/>
          <w:i/>
        </w:rPr>
      </w:pPr>
    </w:p>
    <w:p w14:paraId="78CC7CEE" w14:textId="77777777" w:rsidR="00D84531" w:rsidRDefault="00D84531" w:rsidP="00D84531">
      <w:pPr>
        <w:rPr>
          <w:rFonts w:ascii="Arial" w:hAnsi="Arial" w:cs="Arial"/>
        </w:rPr>
      </w:pPr>
    </w:p>
    <w:p w14:paraId="64ED50D7" w14:textId="40451546" w:rsidR="005B5B30" w:rsidRDefault="00D641F0" w:rsidP="00D84531">
      <w:pPr>
        <w:rPr>
          <w:rFonts w:ascii="Arial" w:hAnsi="Arial" w:cs="Arial"/>
        </w:rPr>
      </w:pPr>
      <w:r w:rsidRPr="008D7B41">
        <w:rPr>
          <w:rFonts w:ascii="Arial" w:hAnsi="Arial" w:cs="Arial"/>
          <w:noProof/>
        </w:rPr>
        <w:drawing>
          <wp:inline distT="0" distB="0" distL="0" distR="0" wp14:anchorId="5939DE49" wp14:editId="1C118F3B">
            <wp:extent cx="2806700" cy="1168400"/>
            <wp:effectExtent l="0" t="0" r="0" b="0"/>
            <wp:docPr id="86528426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4268" name="Picture 1" descr="A close-up of a sign&#10;&#10;Description automatically generated"/>
                    <pic:cNvPicPr/>
                  </pic:nvPicPr>
                  <pic:blipFill>
                    <a:blip r:embed="rId44"/>
                    <a:stretch>
                      <a:fillRect/>
                    </a:stretch>
                  </pic:blipFill>
                  <pic:spPr>
                    <a:xfrm>
                      <a:off x="0" y="0"/>
                      <a:ext cx="2806700" cy="1168400"/>
                    </a:xfrm>
                    <a:prstGeom prst="rect">
                      <a:avLst/>
                    </a:prstGeom>
                  </pic:spPr>
                </pic:pic>
              </a:graphicData>
            </a:graphic>
          </wp:inline>
        </w:drawing>
      </w:r>
    </w:p>
    <w:p w14:paraId="4FAD793D" w14:textId="1782B434" w:rsidR="005B5B30" w:rsidRDefault="005B5B30" w:rsidP="00D84531">
      <w:pPr>
        <w:rPr>
          <w:rFonts w:ascii="Arial" w:hAnsi="Arial" w:cs="Arial"/>
        </w:rPr>
      </w:pPr>
      <w:r>
        <w:rPr>
          <w:rFonts w:ascii="Arial" w:hAnsi="Arial" w:cs="Arial"/>
        </w:rPr>
        <w:t>If the user selects “</w:t>
      </w:r>
      <w:r w:rsidRPr="005B5B30">
        <w:rPr>
          <w:rFonts w:ascii="Arial" w:hAnsi="Arial" w:cs="Arial"/>
          <w:b/>
          <w:bCs/>
        </w:rPr>
        <w:t>Yes</w:t>
      </w:r>
      <w:r>
        <w:rPr>
          <w:rFonts w:ascii="Arial" w:hAnsi="Arial" w:cs="Arial"/>
        </w:rPr>
        <w:t>”, they will continue to a new screen to input the previous name. If “</w:t>
      </w:r>
      <w:r w:rsidRPr="00D641F0">
        <w:rPr>
          <w:rFonts w:ascii="Arial" w:hAnsi="Arial" w:cs="Arial"/>
          <w:b/>
          <w:bCs/>
        </w:rPr>
        <w:t>No</w:t>
      </w:r>
      <w:r>
        <w:rPr>
          <w:rFonts w:ascii="Arial" w:hAnsi="Arial" w:cs="Arial"/>
        </w:rPr>
        <w:t>” is selected, the user will not see the next screen.</w:t>
      </w:r>
    </w:p>
    <w:p w14:paraId="46E857FA" w14:textId="7684EFB8" w:rsidR="00D84531" w:rsidRDefault="00D84531" w:rsidP="00D84531">
      <w:pPr>
        <w:rPr>
          <w:rFonts w:ascii="Arial" w:hAnsi="Arial" w:cs="Arial"/>
        </w:rPr>
      </w:pPr>
      <w:r w:rsidRPr="008D7B41">
        <w:rPr>
          <w:rFonts w:ascii="Arial" w:hAnsi="Arial" w:cs="Arial"/>
          <w:noProof/>
        </w:rPr>
        <w:drawing>
          <wp:inline distT="0" distB="0" distL="0" distR="0" wp14:anchorId="3834480C" wp14:editId="48BCCBCD">
            <wp:extent cx="3289300" cy="3492500"/>
            <wp:effectExtent l="0" t="0" r="0" b="0"/>
            <wp:docPr id="1280624610" name="Picture 1" descr="A screenshot of a military histor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4610" name="Picture 1" descr="A screenshot of a military history form&#10;&#10;Description automatically generated"/>
                    <pic:cNvPicPr/>
                  </pic:nvPicPr>
                  <pic:blipFill>
                    <a:blip r:embed="rId45"/>
                    <a:stretch>
                      <a:fillRect/>
                    </a:stretch>
                  </pic:blipFill>
                  <pic:spPr>
                    <a:xfrm>
                      <a:off x="0" y="0"/>
                      <a:ext cx="3289300" cy="3492500"/>
                    </a:xfrm>
                    <a:prstGeom prst="rect">
                      <a:avLst/>
                    </a:prstGeom>
                  </pic:spPr>
                </pic:pic>
              </a:graphicData>
            </a:graphic>
          </wp:inline>
        </w:drawing>
      </w:r>
    </w:p>
    <w:p w14:paraId="3C738571" w14:textId="39C60499" w:rsidR="005B5B30" w:rsidRDefault="001728C4" w:rsidP="00D84531">
      <w:pPr>
        <w:rPr>
          <w:rFonts w:ascii="Arial" w:hAnsi="Arial" w:cs="Arial"/>
        </w:rPr>
      </w:pPr>
      <w:r>
        <w:rPr>
          <w:rFonts w:ascii="Arial" w:hAnsi="Arial" w:cs="Arial"/>
        </w:rPr>
        <w:t xml:space="preserve">Note: </w:t>
      </w:r>
      <w:r w:rsidR="005B5B30">
        <w:rPr>
          <w:rFonts w:ascii="Arial" w:hAnsi="Arial" w:cs="Arial"/>
        </w:rPr>
        <w:t>This screen will not appear if the user selected “</w:t>
      </w:r>
      <w:r w:rsidR="005B5B30" w:rsidRPr="001728C4">
        <w:rPr>
          <w:rFonts w:ascii="Arial" w:hAnsi="Arial" w:cs="Arial"/>
          <w:b/>
          <w:bCs/>
        </w:rPr>
        <w:t>No</w:t>
      </w:r>
      <w:r w:rsidR="005B5B30">
        <w:rPr>
          <w:rFonts w:ascii="Arial" w:hAnsi="Arial" w:cs="Arial"/>
        </w:rPr>
        <w:t>” to the previous question</w:t>
      </w:r>
    </w:p>
    <w:p w14:paraId="0F3723A0" w14:textId="77777777" w:rsidR="00D84531" w:rsidRDefault="00D84531" w:rsidP="00D84531">
      <w:pPr>
        <w:rPr>
          <w:rFonts w:ascii="Arial" w:hAnsi="Arial" w:cs="Arial"/>
        </w:rPr>
      </w:pPr>
    </w:p>
    <w:p w14:paraId="1A339650" w14:textId="77777777" w:rsidR="006C3234" w:rsidRDefault="006C3234" w:rsidP="00D84531">
      <w:pPr>
        <w:rPr>
          <w:rFonts w:ascii="Arial" w:hAnsi="Arial" w:cs="Arial"/>
        </w:rPr>
      </w:pPr>
    </w:p>
    <w:p w14:paraId="303BAD03" w14:textId="77777777" w:rsidR="006C3234" w:rsidRDefault="006C3234" w:rsidP="00D84531">
      <w:pPr>
        <w:rPr>
          <w:rFonts w:ascii="Arial" w:hAnsi="Arial" w:cs="Arial"/>
        </w:rPr>
      </w:pPr>
    </w:p>
    <w:p w14:paraId="670F4215" w14:textId="77777777" w:rsidR="006C3234" w:rsidRDefault="006C3234" w:rsidP="00D84531">
      <w:pPr>
        <w:rPr>
          <w:rFonts w:ascii="Arial" w:hAnsi="Arial" w:cs="Arial"/>
        </w:rPr>
      </w:pPr>
    </w:p>
    <w:p w14:paraId="3EBC2867" w14:textId="77777777" w:rsidR="006C3234" w:rsidRDefault="006C3234" w:rsidP="00D84531">
      <w:pPr>
        <w:rPr>
          <w:rFonts w:ascii="Arial" w:hAnsi="Arial" w:cs="Arial"/>
        </w:rPr>
      </w:pPr>
    </w:p>
    <w:p w14:paraId="279C8380" w14:textId="77777777" w:rsidR="006C3234" w:rsidRDefault="006C3234" w:rsidP="00D84531">
      <w:pPr>
        <w:rPr>
          <w:rFonts w:ascii="Arial" w:hAnsi="Arial" w:cs="Arial"/>
        </w:rPr>
      </w:pPr>
    </w:p>
    <w:p w14:paraId="16594E64" w14:textId="77777777" w:rsidR="006C3234" w:rsidRDefault="006C3234" w:rsidP="00D84531">
      <w:pPr>
        <w:rPr>
          <w:rFonts w:ascii="Arial" w:hAnsi="Arial" w:cs="Arial"/>
        </w:rPr>
      </w:pPr>
    </w:p>
    <w:p w14:paraId="3C9DC4DF" w14:textId="77777777" w:rsidR="006C3234" w:rsidRDefault="006C3234" w:rsidP="00D84531">
      <w:pPr>
        <w:rPr>
          <w:rFonts w:ascii="Arial" w:hAnsi="Arial" w:cs="Arial"/>
        </w:rPr>
      </w:pPr>
    </w:p>
    <w:p w14:paraId="340A0E49" w14:textId="69931F5D" w:rsidR="006C3234" w:rsidRDefault="00EE0BF0" w:rsidP="006C3234">
      <w:pPr>
        <w:pStyle w:val="Heading2"/>
      </w:pPr>
      <w:bookmarkStart w:id="20" w:name="_Toc192059414"/>
      <w:r>
        <w:t>Sponsor service period(s)</w:t>
      </w:r>
      <w:bookmarkEnd w:id="20"/>
    </w:p>
    <w:p w14:paraId="2565235B" w14:textId="080A0E7B" w:rsidR="006C3234" w:rsidRPr="00EE0BF0" w:rsidRDefault="006C3234" w:rsidP="00D84531">
      <w:r>
        <w:t xml:space="preserve">Next the veteran will move into the </w:t>
      </w:r>
      <w:r w:rsidR="00646938">
        <w:t>Service Period(s)</w:t>
      </w:r>
      <w:r>
        <w:t xml:space="preserve"> section. </w:t>
      </w:r>
    </w:p>
    <w:p w14:paraId="426C3276" w14:textId="238B9D2B" w:rsidR="00D84531" w:rsidRDefault="006C3234" w:rsidP="00D84531">
      <w:pPr>
        <w:rPr>
          <w:rFonts w:ascii="Arial" w:hAnsi="Arial" w:cs="Arial"/>
        </w:rPr>
      </w:pPr>
      <w:r w:rsidRPr="006C3234">
        <w:rPr>
          <w:rFonts w:ascii="Arial" w:hAnsi="Arial" w:cs="Arial"/>
          <w:noProof/>
        </w:rPr>
        <w:drawing>
          <wp:inline distT="0" distB="0" distL="0" distR="0" wp14:anchorId="71EFA0E9" wp14:editId="354B60D4">
            <wp:extent cx="3197195" cy="1802674"/>
            <wp:effectExtent l="0" t="0" r="3810" b="1270"/>
            <wp:docPr id="12971792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79280" name="Picture 1" descr="A screenshot of a computer screen&#10;&#10;AI-generated content may be incorrect."/>
                    <pic:cNvPicPr/>
                  </pic:nvPicPr>
                  <pic:blipFill>
                    <a:blip r:embed="rId46"/>
                    <a:stretch>
                      <a:fillRect/>
                    </a:stretch>
                  </pic:blipFill>
                  <pic:spPr>
                    <a:xfrm>
                      <a:off x="0" y="0"/>
                      <a:ext cx="3205876" cy="1807568"/>
                    </a:xfrm>
                    <a:prstGeom prst="rect">
                      <a:avLst/>
                    </a:prstGeom>
                  </pic:spPr>
                </pic:pic>
              </a:graphicData>
            </a:graphic>
          </wp:inline>
        </w:drawing>
      </w:r>
    </w:p>
    <w:p w14:paraId="5135F37B" w14:textId="04DA2728" w:rsidR="006C3234" w:rsidRDefault="00365992" w:rsidP="00D84531">
      <w:pPr>
        <w:rPr>
          <w:rFonts w:ascii="Arial" w:hAnsi="Arial" w:cs="Arial"/>
        </w:rPr>
      </w:pPr>
      <w:r w:rsidRPr="00F60E6B">
        <w:rPr>
          <w:rFonts w:ascii="Arial" w:hAnsi="Arial" w:cs="Arial"/>
          <w:noProof/>
        </w:rPr>
        <w:drawing>
          <wp:anchor distT="0" distB="0" distL="114300" distR="114300" simplePos="0" relativeHeight="251658241" behindDoc="0" locked="0" layoutInCell="1" allowOverlap="1" wp14:anchorId="09F43676" wp14:editId="685F4C2B">
            <wp:simplePos x="0" y="0"/>
            <wp:positionH relativeFrom="column">
              <wp:posOffset>0</wp:posOffset>
            </wp:positionH>
            <wp:positionV relativeFrom="paragraph">
              <wp:posOffset>0</wp:posOffset>
            </wp:positionV>
            <wp:extent cx="3644900" cy="6223000"/>
            <wp:effectExtent l="0" t="0" r="0" b="0"/>
            <wp:wrapTopAndBottom/>
            <wp:docPr id="14329969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934" name="Picture 1" descr="A screenshot of a computer screen&#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644900" cy="6223000"/>
                    </a:xfrm>
                    <a:prstGeom prst="rect">
                      <a:avLst/>
                    </a:prstGeom>
                  </pic:spPr>
                </pic:pic>
              </a:graphicData>
            </a:graphic>
            <wp14:sizeRelH relativeFrom="page">
              <wp14:pctWidth>0</wp14:pctWidth>
            </wp14:sizeRelH>
            <wp14:sizeRelV relativeFrom="page">
              <wp14:pctHeight>0</wp14:pctHeight>
            </wp14:sizeRelV>
          </wp:anchor>
        </w:drawing>
      </w:r>
    </w:p>
    <w:p w14:paraId="1339E6CD" w14:textId="2C61103B" w:rsidR="006C3234" w:rsidRDefault="006C3234" w:rsidP="00D84531">
      <w:pPr>
        <w:rPr>
          <w:rFonts w:ascii="Arial" w:hAnsi="Arial" w:cs="Arial"/>
        </w:rPr>
      </w:pPr>
    </w:p>
    <w:p w14:paraId="5FB792F2" w14:textId="77777777" w:rsidR="00F60E6B" w:rsidRDefault="00F60E6B" w:rsidP="00D84531">
      <w:pPr>
        <w:rPr>
          <w:rFonts w:ascii="Arial" w:hAnsi="Arial" w:cs="Arial"/>
        </w:rPr>
      </w:pPr>
    </w:p>
    <w:p w14:paraId="07AA5013" w14:textId="77777777" w:rsidR="00F60E6B" w:rsidRDefault="00F60E6B" w:rsidP="00D84531">
      <w:pPr>
        <w:rPr>
          <w:rFonts w:ascii="Arial" w:hAnsi="Arial" w:cs="Arial"/>
        </w:rPr>
      </w:pPr>
      <w:r w:rsidRPr="00F60E6B">
        <w:rPr>
          <w:rFonts w:ascii="Arial" w:hAnsi="Arial" w:cs="Arial"/>
          <w:noProof/>
        </w:rPr>
        <w:drawing>
          <wp:inline distT="0" distB="0" distL="0" distR="0" wp14:anchorId="5885DDCB" wp14:editId="1E1DA503">
            <wp:extent cx="3670300" cy="3517900"/>
            <wp:effectExtent l="0" t="0" r="0" b="0"/>
            <wp:docPr id="1400072372" name="Picture 1" descr="A screenshot of a service peri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2372" name="Picture 1" descr="A screenshot of a service period&#10;&#10;AI-generated content may be incorrect."/>
                    <pic:cNvPicPr/>
                  </pic:nvPicPr>
                  <pic:blipFill>
                    <a:blip r:embed="rId48"/>
                    <a:stretch>
                      <a:fillRect/>
                    </a:stretch>
                  </pic:blipFill>
                  <pic:spPr>
                    <a:xfrm>
                      <a:off x="0" y="0"/>
                      <a:ext cx="3670300" cy="3517900"/>
                    </a:xfrm>
                    <a:prstGeom prst="rect">
                      <a:avLst/>
                    </a:prstGeom>
                  </pic:spPr>
                </pic:pic>
              </a:graphicData>
            </a:graphic>
          </wp:inline>
        </w:drawing>
      </w:r>
    </w:p>
    <w:p w14:paraId="2E525DEE" w14:textId="77777777" w:rsidR="00F60E6B" w:rsidRDefault="00F60E6B" w:rsidP="00D84531">
      <w:pPr>
        <w:rPr>
          <w:rFonts w:ascii="Arial" w:hAnsi="Arial" w:cs="Arial"/>
        </w:rPr>
      </w:pPr>
    </w:p>
    <w:p w14:paraId="4F9586C6" w14:textId="3B068AFA" w:rsidR="00F60E6B" w:rsidRPr="00EE0BF0" w:rsidRDefault="00EE0BF0" w:rsidP="00D84531">
      <w:pPr>
        <w:rPr>
          <w:rFonts w:ascii="Arial" w:hAnsi="Arial" w:cs="Arial"/>
        </w:rPr>
        <w:sectPr w:rsidR="00F60E6B" w:rsidRPr="00EE0BF0" w:rsidSect="00D84531">
          <w:pgSz w:w="12240" w:h="15840"/>
          <w:pgMar w:top="1360" w:right="1360" w:bottom="1320" w:left="1340" w:header="0" w:footer="1044" w:gutter="0"/>
          <w:cols w:space="720"/>
        </w:sectPr>
      </w:pPr>
      <w:r w:rsidRPr="00EE0BF0">
        <w:rPr>
          <w:rFonts w:ascii="Arial" w:hAnsi="Arial" w:cs="Arial"/>
          <w:b/>
          <w:bCs/>
        </w:rPr>
        <w:t>Note</w:t>
      </w:r>
      <w:r>
        <w:rPr>
          <w:rFonts w:ascii="Arial" w:hAnsi="Arial" w:cs="Arial"/>
        </w:rPr>
        <w:t>:</w:t>
      </w:r>
      <w:r w:rsidR="00F60E6B">
        <w:rPr>
          <w:rFonts w:ascii="Arial" w:hAnsi="Arial" w:cs="Arial"/>
        </w:rPr>
        <w:t xml:space="preserve"> The user can add u</w:t>
      </w:r>
      <w:r w:rsidR="00F05D15">
        <w:rPr>
          <w:rFonts w:ascii="Arial" w:hAnsi="Arial" w:cs="Arial"/>
        </w:rPr>
        <w:t xml:space="preserve">p to </w:t>
      </w:r>
      <w:r w:rsidR="00F05D15" w:rsidRPr="00F05D15">
        <w:rPr>
          <w:rFonts w:ascii="Arial" w:hAnsi="Arial" w:cs="Arial"/>
          <w:u w:val="single"/>
        </w:rPr>
        <w:t>3 service periods</w:t>
      </w:r>
      <w:r>
        <w:rPr>
          <w:rFonts w:ascii="Arial" w:hAnsi="Arial" w:cs="Arial"/>
          <w:u w:val="single"/>
        </w:rPr>
        <w:t>.</w:t>
      </w:r>
      <w:r>
        <w:rPr>
          <w:rFonts w:ascii="Arial" w:hAnsi="Arial" w:cs="Arial"/>
        </w:rPr>
        <w:t xml:space="preserve"> Each would display here after inputting. They are able to remove service period(s)</w:t>
      </w:r>
      <w:r w:rsidR="00B96E42">
        <w:rPr>
          <w:rFonts w:ascii="Arial" w:hAnsi="Arial" w:cs="Arial"/>
        </w:rPr>
        <w:t xml:space="preserve"> by </w:t>
      </w:r>
      <w:proofErr w:type="gramStart"/>
      <w:r w:rsidR="00B96E42">
        <w:rPr>
          <w:rFonts w:ascii="Arial" w:hAnsi="Arial" w:cs="Arial"/>
        </w:rPr>
        <w:t>selecting  “</w:t>
      </w:r>
      <w:proofErr w:type="gramEnd"/>
      <w:r w:rsidR="00B96E42">
        <w:rPr>
          <w:rFonts w:ascii="Arial" w:hAnsi="Arial" w:cs="Arial"/>
        </w:rPr>
        <w:t>DELETE”.</w:t>
      </w:r>
    </w:p>
    <w:p w14:paraId="4EE97D61" w14:textId="7AB7EBDA" w:rsidR="00B96E42" w:rsidRDefault="00B96E42" w:rsidP="00B96E42">
      <w:pPr>
        <w:pStyle w:val="Heading2"/>
      </w:pPr>
      <w:bookmarkStart w:id="21" w:name="_Toc192059415"/>
      <w:r>
        <w:t>Burial Benefits</w:t>
      </w:r>
      <w:bookmarkEnd w:id="21"/>
    </w:p>
    <w:p w14:paraId="2D274ABC" w14:textId="74D3A3F7" w:rsidR="001F43D1" w:rsidRDefault="001F43D1" w:rsidP="001F43D1">
      <w:r>
        <w:t xml:space="preserve">Next the veteran will move into the </w:t>
      </w:r>
      <w:r w:rsidR="00CA1626">
        <w:t>Burial Benefits</w:t>
      </w:r>
      <w:r>
        <w:t xml:space="preserve"> sectio</w:t>
      </w:r>
      <w:r w:rsidR="00E76DB7">
        <w:t>n.</w:t>
      </w:r>
      <w:r>
        <w:t xml:space="preserve"> </w:t>
      </w:r>
    </w:p>
    <w:p w14:paraId="4FAD301A" w14:textId="77777777" w:rsidR="00CA1626" w:rsidRDefault="00CA1626" w:rsidP="001F43D1"/>
    <w:p w14:paraId="0E81F4F8" w14:textId="77777777" w:rsidR="00CA61CD" w:rsidRDefault="00CA61CD" w:rsidP="00CA61CD">
      <w:pPr>
        <w:spacing w:before="1"/>
        <w:rPr>
          <w:rFonts w:ascii="Arial" w:hAnsi="Arial" w:cs="Arial"/>
          <w:b/>
          <w:sz w:val="12"/>
        </w:rPr>
      </w:pPr>
      <w:r w:rsidRPr="00534017">
        <w:rPr>
          <w:rFonts w:ascii="Arial" w:hAnsi="Arial" w:cs="Arial"/>
          <w:b/>
          <w:noProof/>
          <w:sz w:val="12"/>
        </w:rPr>
        <w:drawing>
          <wp:inline distT="0" distB="0" distL="0" distR="0" wp14:anchorId="714078E5" wp14:editId="516AE3C6">
            <wp:extent cx="3263900" cy="1739900"/>
            <wp:effectExtent l="0" t="0" r="0" b="0"/>
            <wp:docPr id="20969327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32764" name="Picture 1" descr="A white background with black text&#10;&#10;Description automatically generated"/>
                    <pic:cNvPicPr/>
                  </pic:nvPicPr>
                  <pic:blipFill>
                    <a:blip r:embed="rId49"/>
                    <a:stretch>
                      <a:fillRect/>
                    </a:stretch>
                  </pic:blipFill>
                  <pic:spPr>
                    <a:xfrm>
                      <a:off x="0" y="0"/>
                      <a:ext cx="3263900" cy="1739900"/>
                    </a:xfrm>
                    <a:prstGeom prst="rect">
                      <a:avLst/>
                    </a:prstGeom>
                  </pic:spPr>
                </pic:pic>
              </a:graphicData>
            </a:graphic>
          </wp:inline>
        </w:drawing>
      </w:r>
    </w:p>
    <w:p w14:paraId="014666C1" w14:textId="15A2405F" w:rsidR="00285785" w:rsidRDefault="009931AC" w:rsidP="00285785">
      <w:pPr>
        <w:rPr>
          <w:rFonts w:ascii="Arial" w:hAnsi="Arial" w:cs="Arial"/>
        </w:rPr>
      </w:pPr>
      <w:r w:rsidRPr="00534017">
        <w:rPr>
          <w:rFonts w:ascii="Arial" w:hAnsi="Arial" w:cs="Arial"/>
          <w:noProof/>
          <w:sz w:val="12"/>
        </w:rPr>
        <w:drawing>
          <wp:anchor distT="0" distB="0" distL="114300" distR="114300" simplePos="0" relativeHeight="251658242" behindDoc="1" locked="0" layoutInCell="1" allowOverlap="1" wp14:anchorId="0CB10311" wp14:editId="48BA91BD">
            <wp:simplePos x="0" y="0"/>
            <wp:positionH relativeFrom="column">
              <wp:posOffset>-38100</wp:posOffset>
            </wp:positionH>
            <wp:positionV relativeFrom="paragraph">
              <wp:posOffset>770890</wp:posOffset>
            </wp:positionV>
            <wp:extent cx="3302000" cy="3073400"/>
            <wp:effectExtent l="0" t="0" r="0" b="0"/>
            <wp:wrapTight wrapText="bothSides">
              <wp:wrapPolygon edited="0">
                <wp:start x="0" y="0"/>
                <wp:lineTo x="0" y="21511"/>
                <wp:lineTo x="21517" y="21511"/>
                <wp:lineTo x="21517" y="0"/>
                <wp:lineTo x="0" y="0"/>
              </wp:wrapPolygon>
            </wp:wrapTight>
            <wp:docPr id="18746035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3531" name="Picture 1" descr="A screenshot of a computer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02000" cy="3073400"/>
                    </a:xfrm>
                    <a:prstGeom prst="rect">
                      <a:avLst/>
                    </a:prstGeom>
                  </pic:spPr>
                </pic:pic>
              </a:graphicData>
            </a:graphic>
            <wp14:sizeRelH relativeFrom="page">
              <wp14:pctWidth>0</wp14:pctWidth>
            </wp14:sizeRelH>
            <wp14:sizeRelV relativeFrom="page">
              <wp14:pctHeight>0</wp14:pctHeight>
            </wp14:sizeRelV>
          </wp:anchor>
        </w:drawing>
      </w:r>
      <w:r w:rsidR="00285785" w:rsidRPr="00EE0BF0">
        <w:rPr>
          <w:rFonts w:ascii="Arial" w:hAnsi="Arial" w:cs="Arial"/>
          <w:b/>
          <w:bCs/>
        </w:rPr>
        <w:t>Note</w:t>
      </w:r>
      <w:r w:rsidR="00285785">
        <w:rPr>
          <w:rFonts w:ascii="Arial" w:hAnsi="Arial" w:cs="Arial"/>
        </w:rPr>
        <w:t>: If the user selects “</w:t>
      </w:r>
      <w:r w:rsidR="00285785" w:rsidRPr="00D92E25">
        <w:rPr>
          <w:rFonts w:ascii="Arial" w:hAnsi="Arial" w:cs="Arial"/>
          <w:b/>
          <w:bCs/>
        </w:rPr>
        <w:t>Yes</w:t>
      </w:r>
      <w:r w:rsidR="00285785">
        <w:rPr>
          <w:rFonts w:ascii="Arial" w:hAnsi="Arial" w:cs="Arial"/>
        </w:rPr>
        <w:t>”</w:t>
      </w:r>
      <w:r w:rsidR="00E118BD">
        <w:rPr>
          <w:rFonts w:ascii="Arial" w:hAnsi="Arial" w:cs="Arial"/>
        </w:rPr>
        <w:t>, t</w:t>
      </w:r>
      <w:r w:rsidR="00285785">
        <w:rPr>
          <w:rFonts w:ascii="Arial" w:hAnsi="Arial" w:cs="Arial"/>
        </w:rPr>
        <w:t>hey will continue to</w:t>
      </w:r>
      <w:r w:rsidR="00E118BD">
        <w:rPr>
          <w:rFonts w:ascii="Arial" w:hAnsi="Arial" w:cs="Arial"/>
        </w:rPr>
        <w:t xml:space="preserve"> the</w:t>
      </w:r>
      <w:r w:rsidR="00285785">
        <w:rPr>
          <w:rFonts w:ascii="Arial" w:hAnsi="Arial" w:cs="Arial"/>
        </w:rPr>
        <w:t xml:space="preserve"> next screen to input</w:t>
      </w:r>
      <w:r w:rsidR="00E118BD">
        <w:rPr>
          <w:rFonts w:ascii="Arial" w:hAnsi="Arial" w:cs="Arial"/>
        </w:rPr>
        <w:t xml:space="preserve"> the name. If the user selects “</w:t>
      </w:r>
      <w:r w:rsidR="00E118BD" w:rsidRPr="00D92E25">
        <w:rPr>
          <w:rFonts w:ascii="Arial" w:hAnsi="Arial" w:cs="Arial"/>
          <w:b/>
          <w:bCs/>
        </w:rPr>
        <w:t>No</w:t>
      </w:r>
      <w:r w:rsidR="00E118BD">
        <w:rPr>
          <w:rFonts w:ascii="Arial" w:hAnsi="Arial" w:cs="Arial"/>
        </w:rPr>
        <w:t>” or “</w:t>
      </w:r>
      <w:r w:rsidR="00E118BD" w:rsidRPr="00D92E25">
        <w:rPr>
          <w:rFonts w:ascii="Arial" w:hAnsi="Arial" w:cs="Arial"/>
          <w:b/>
          <w:bCs/>
        </w:rPr>
        <w:t>I don’t know</w:t>
      </w:r>
      <w:r w:rsidR="00E118BD">
        <w:rPr>
          <w:rFonts w:ascii="Arial" w:hAnsi="Arial" w:cs="Arial"/>
        </w:rPr>
        <w:t>”, they will skip the next screen</w:t>
      </w:r>
      <w:r w:rsidR="00A318B7">
        <w:rPr>
          <w:rFonts w:ascii="Arial" w:hAnsi="Arial" w:cs="Arial"/>
        </w:rPr>
        <w:t xml:space="preserve">, Name of deceased </w:t>
      </w:r>
      <w:r w:rsidR="006E2944">
        <w:rPr>
          <w:rFonts w:ascii="Arial" w:hAnsi="Arial" w:cs="Arial"/>
        </w:rPr>
        <w:t>perso</w:t>
      </w:r>
      <w:r w:rsidR="00C44133">
        <w:rPr>
          <w:rFonts w:ascii="Arial" w:hAnsi="Arial" w:cs="Arial"/>
        </w:rPr>
        <w:t>n</w:t>
      </w:r>
    </w:p>
    <w:p w14:paraId="39E371DE" w14:textId="77777777" w:rsidR="009931AC" w:rsidRPr="009931AC" w:rsidRDefault="009931AC" w:rsidP="009931AC">
      <w:pPr>
        <w:rPr>
          <w:rFonts w:ascii="Arial" w:hAnsi="Arial" w:cs="Arial"/>
        </w:rPr>
      </w:pPr>
    </w:p>
    <w:p w14:paraId="7DC179CC" w14:textId="77777777" w:rsidR="009931AC" w:rsidRPr="009931AC" w:rsidRDefault="009931AC" w:rsidP="009931AC">
      <w:pPr>
        <w:rPr>
          <w:rFonts w:ascii="Arial" w:hAnsi="Arial" w:cs="Arial"/>
        </w:rPr>
      </w:pPr>
    </w:p>
    <w:p w14:paraId="4A4C0B74" w14:textId="77777777" w:rsidR="009931AC" w:rsidRPr="009931AC" w:rsidRDefault="009931AC" w:rsidP="009931AC">
      <w:pPr>
        <w:rPr>
          <w:rFonts w:ascii="Arial" w:hAnsi="Arial" w:cs="Arial"/>
        </w:rPr>
      </w:pPr>
    </w:p>
    <w:p w14:paraId="1F118B64" w14:textId="77777777" w:rsidR="009931AC" w:rsidRPr="009931AC" w:rsidRDefault="009931AC" w:rsidP="009931AC">
      <w:pPr>
        <w:rPr>
          <w:rFonts w:ascii="Arial" w:hAnsi="Arial" w:cs="Arial"/>
        </w:rPr>
      </w:pPr>
    </w:p>
    <w:p w14:paraId="1D712852" w14:textId="77777777" w:rsidR="009931AC" w:rsidRPr="009931AC" w:rsidRDefault="009931AC" w:rsidP="009931AC">
      <w:pPr>
        <w:rPr>
          <w:rFonts w:ascii="Arial" w:hAnsi="Arial" w:cs="Arial"/>
        </w:rPr>
      </w:pPr>
    </w:p>
    <w:p w14:paraId="2BEDB2C9" w14:textId="77777777" w:rsidR="009931AC" w:rsidRPr="009931AC" w:rsidRDefault="009931AC" w:rsidP="009931AC">
      <w:pPr>
        <w:rPr>
          <w:rFonts w:ascii="Arial" w:hAnsi="Arial" w:cs="Arial"/>
        </w:rPr>
      </w:pPr>
    </w:p>
    <w:p w14:paraId="222BE907" w14:textId="77777777" w:rsidR="009931AC" w:rsidRPr="009931AC" w:rsidRDefault="009931AC" w:rsidP="009931AC">
      <w:pPr>
        <w:rPr>
          <w:rFonts w:ascii="Arial" w:hAnsi="Arial" w:cs="Arial"/>
        </w:rPr>
      </w:pPr>
    </w:p>
    <w:p w14:paraId="12EB2162" w14:textId="77777777" w:rsidR="009931AC" w:rsidRDefault="009931AC" w:rsidP="009931AC">
      <w:pPr>
        <w:rPr>
          <w:rFonts w:ascii="Arial" w:hAnsi="Arial" w:cs="Arial"/>
        </w:rPr>
      </w:pPr>
    </w:p>
    <w:p w14:paraId="187D509C" w14:textId="77777777" w:rsidR="009931AC" w:rsidRPr="009931AC" w:rsidRDefault="009931AC" w:rsidP="009931AC">
      <w:pPr>
        <w:rPr>
          <w:rFonts w:ascii="Arial" w:hAnsi="Arial" w:cs="Arial"/>
        </w:rPr>
      </w:pPr>
    </w:p>
    <w:p w14:paraId="415D0EAF" w14:textId="3AB4EE22" w:rsidR="009931AC" w:rsidRDefault="009931AC" w:rsidP="009931AC">
      <w:pPr>
        <w:tabs>
          <w:tab w:val="left" w:pos="1008"/>
        </w:tabs>
        <w:rPr>
          <w:rFonts w:ascii="Arial" w:hAnsi="Arial" w:cs="Arial"/>
        </w:rPr>
      </w:pPr>
      <w:r>
        <w:rPr>
          <w:rFonts w:ascii="Arial" w:hAnsi="Arial" w:cs="Arial"/>
        </w:rPr>
        <w:tab/>
      </w:r>
    </w:p>
    <w:p w14:paraId="54C919D2" w14:textId="77777777" w:rsidR="009931AC" w:rsidRDefault="009931AC" w:rsidP="009931AC">
      <w:pPr>
        <w:tabs>
          <w:tab w:val="left" w:pos="1008"/>
        </w:tabs>
        <w:rPr>
          <w:rFonts w:ascii="Arial" w:hAnsi="Arial" w:cs="Arial"/>
        </w:rPr>
      </w:pPr>
    </w:p>
    <w:p w14:paraId="4196CD4B" w14:textId="77777777" w:rsidR="009931AC" w:rsidRDefault="009931AC" w:rsidP="009931AC">
      <w:pPr>
        <w:tabs>
          <w:tab w:val="left" w:pos="1008"/>
        </w:tabs>
        <w:rPr>
          <w:rFonts w:ascii="Arial" w:hAnsi="Arial" w:cs="Arial"/>
        </w:rPr>
      </w:pPr>
    </w:p>
    <w:p w14:paraId="4F8CDB8F" w14:textId="77777777" w:rsidR="009931AC" w:rsidRDefault="009931AC" w:rsidP="009931AC">
      <w:pPr>
        <w:rPr>
          <w:rFonts w:ascii="Arial" w:hAnsi="Arial" w:cs="Arial"/>
        </w:rPr>
      </w:pPr>
      <w:r w:rsidRPr="00D92E25">
        <w:rPr>
          <w:rFonts w:ascii="Arial" w:hAnsi="Arial" w:cs="Arial"/>
        </w:rPr>
        <w:t xml:space="preserve">On this screen, the user is </w:t>
      </w:r>
      <w:r w:rsidRPr="00D92E25">
        <w:rPr>
          <w:rFonts w:ascii="Arial" w:hAnsi="Arial" w:cs="Arial"/>
          <w:b/>
          <w:bCs/>
          <w:i/>
          <w:iCs/>
        </w:rPr>
        <w:t>required</w:t>
      </w:r>
      <w:r w:rsidRPr="00D92E25">
        <w:rPr>
          <w:rFonts w:ascii="Arial" w:hAnsi="Arial" w:cs="Arial"/>
        </w:rPr>
        <w:t xml:space="preserve"> to input the Deceased’s first and last name, if selecting “</w:t>
      </w:r>
      <w:r w:rsidRPr="00D92E25">
        <w:rPr>
          <w:rFonts w:ascii="Arial" w:hAnsi="Arial" w:cs="Arial"/>
          <w:b/>
          <w:bCs/>
        </w:rPr>
        <w:t>Yes</w:t>
      </w:r>
      <w:r w:rsidRPr="00D92E25">
        <w:rPr>
          <w:rFonts w:ascii="Arial" w:hAnsi="Arial" w:cs="Arial"/>
        </w:rPr>
        <w:t>” to the previous question.</w:t>
      </w:r>
    </w:p>
    <w:p w14:paraId="4305849D" w14:textId="71C81845" w:rsidR="009931AC" w:rsidRPr="009931AC" w:rsidRDefault="009931AC" w:rsidP="009931AC">
      <w:pPr>
        <w:tabs>
          <w:tab w:val="left" w:pos="1008"/>
        </w:tabs>
        <w:rPr>
          <w:rFonts w:ascii="Arial" w:hAnsi="Arial" w:cs="Arial"/>
        </w:rPr>
        <w:sectPr w:rsidR="009931AC" w:rsidRPr="009931AC" w:rsidSect="00285785">
          <w:pgSz w:w="12240" w:h="15840"/>
          <w:pgMar w:top="1360" w:right="1360" w:bottom="1320" w:left="1340" w:header="0" w:footer="1044" w:gutter="0"/>
          <w:cols w:space="720"/>
        </w:sectPr>
      </w:pPr>
    </w:p>
    <w:p w14:paraId="53528A40" w14:textId="77777777" w:rsidR="006E2944" w:rsidRDefault="006E2944" w:rsidP="00D92E25">
      <w:pPr>
        <w:rPr>
          <w:rFonts w:ascii="Arial" w:hAnsi="Arial" w:cs="Arial"/>
        </w:rPr>
      </w:pPr>
    </w:p>
    <w:p w14:paraId="189F4BAD" w14:textId="3B089344" w:rsidR="006E2944" w:rsidRPr="00D92E25" w:rsidRDefault="006E2944" w:rsidP="00D92E25">
      <w:pPr>
        <w:rPr>
          <w:rFonts w:ascii="Arial" w:hAnsi="Arial" w:cs="Arial"/>
        </w:rPr>
      </w:pPr>
      <w:r>
        <w:rPr>
          <w:rFonts w:ascii="Arial" w:hAnsi="Arial" w:cs="Arial"/>
        </w:rPr>
        <w:t>Following their input, they will continue to the next screen.</w:t>
      </w:r>
    </w:p>
    <w:p w14:paraId="44CC4686" w14:textId="77777777" w:rsidR="00D92E25" w:rsidRDefault="00D92E25" w:rsidP="00D92E25">
      <w:pPr>
        <w:rPr>
          <w:rFonts w:ascii="Arial" w:hAnsi="Arial" w:cs="Arial"/>
        </w:rPr>
      </w:pPr>
    </w:p>
    <w:p w14:paraId="659F0174" w14:textId="77777777" w:rsidR="00D92E25" w:rsidRDefault="00D92E25" w:rsidP="00D92E25">
      <w:pPr>
        <w:rPr>
          <w:rFonts w:ascii="Arial" w:hAnsi="Arial" w:cs="Arial"/>
        </w:rPr>
      </w:pPr>
    </w:p>
    <w:p w14:paraId="69386D0C" w14:textId="77777777" w:rsidR="00D92E25" w:rsidRDefault="00D92E25" w:rsidP="00D92E25">
      <w:pPr>
        <w:rPr>
          <w:rFonts w:ascii="Arial" w:hAnsi="Arial" w:cs="Arial"/>
        </w:rPr>
      </w:pPr>
      <w:r w:rsidRPr="00BE3FC9">
        <w:rPr>
          <w:rFonts w:ascii="Arial" w:hAnsi="Arial" w:cs="Arial"/>
          <w:noProof/>
          <w:sz w:val="12"/>
        </w:rPr>
        <w:drawing>
          <wp:inline distT="0" distB="0" distL="0" distR="0" wp14:anchorId="104EC185" wp14:editId="3862D1E6">
            <wp:extent cx="3314700" cy="2514600"/>
            <wp:effectExtent l="0" t="0" r="0" b="0"/>
            <wp:docPr id="164766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64621" name="Picture 1" descr="A screenshot of a computer&#10;&#10;Description automatically generated"/>
                    <pic:cNvPicPr/>
                  </pic:nvPicPr>
                  <pic:blipFill>
                    <a:blip r:embed="rId51"/>
                    <a:stretch>
                      <a:fillRect/>
                    </a:stretch>
                  </pic:blipFill>
                  <pic:spPr>
                    <a:xfrm>
                      <a:off x="0" y="0"/>
                      <a:ext cx="3314700" cy="2514600"/>
                    </a:xfrm>
                    <a:prstGeom prst="rect">
                      <a:avLst/>
                    </a:prstGeom>
                  </pic:spPr>
                </pic:pic>
              </a:graphicData>
            </a:graphic>
          </wp:inline>
        </w:drawing>
      </w:r>
    </w:p>
    <w:p w14:paraId="39B3C0F1" w14:textId="77777777" w:rsidR="006E2944" w:rsidRDefault="006E2944" w:rsidP="00D92E25">
      <w:pPr>
        <w:rPr>
          <w:rFonts w:ascii="Arial" w:hAnsi="Arial" w:cs="Arial"/>
        </w:rPr>
      </w:pPr>
    </w:p>
    <w:p w14:paraId="563AE1E8" w14:textId="2738CBB7" w:rsidR="006E2944" w:rsidRDefault="006E2944" w:rsidP="00D92E25">
      <w:pPr>
        <w:rPr>
          <w:rFonts w:ascii="Arial" w:hAnsi="Arial" w:cs="Arial"/>
          <w:b/>
          <w:bCs/>
        </w:rPr>
      </w:pPr>
      <w:r>
        <w:rPr>
          <w:rFonts w:ascii="Arial" w:hAnsi="Arial" w:cs="Arial"/>
        </w:rPr>
        <w:t xml:space="preserve">The user has the option to input the VA national cemetery </w:t>
      </w:r>
      <w:r w:rsidR="00003392">
        <w:rPr>
          <w:rFonts w:ascii="Arial" w:hAnsi="Arial" w:cs="Arial"/>
        </w:rPr>
        <w:t xml:space="preserve">they/the applicant would prefer to be buried in. This is </w:t>
      </w:r>
      <w:r w:rsidR="00003392">
        <w:rPr>
          <w:rFonts w:ascii="Arial" w:hAnsi="Arial" w:cs="Arial"/>
          <w:b/>
          <w:bCs/>
        </w:rPr>
        <w:t>not require</w:t>
      </w:r>
      <w:r w:rsidR="007F405C">
        <w:rPr>
          <w:rFonts w:ascii="Arial" w:hAnsi="Arial" w:cs="Arial"/>
          <w:b/>
          <w:bCs/>
        </w:rPr>
        <w:t>d</w:t>
      </w:r>
    </w:p>
    <w:p w14:paraId="16CDB596" w14:textId="77777777" w:rsidR="001D5B18" w:rsidRDefault="001D5B18" w:rsidP="00D92E25">
      <w:pPr>
        <w:rPr>
          <w:rFonts w:ascii="Arial" w:hAnsi="Arial" w:cs="Arial"/>
          <w:b/>
          <w:bCs/>
        </w:rPr>
      </w:pPr>
    </w:p>
    <w:p w14:paraId="0F9AB901" w14:textId="77777777" w:rsidR="001D5B18" w:rsidRDefault="001D5B18" w:rsidP="001D5B18">
      <w:pPr>
        <w:pStyle w:val="Heading2"/>
        <w:rPr>
          <w:noProof/>
        </w:rPr>
      </w:pPr>
    </w:p>
    <w:p w14:paraId="6CBBEE71" w14:textId="3DE44BC2" w:rsidR="001D5B18" w:rsidRDefault="001D5B18" w:rsidP="001D5B18">
      <w:pPr>
        <w:pStyle w:val="Heading2"/>
        <w:rPr>
          <w:noProof/>
        </w:rPr>
      </w:pPr>
      <w:bookmarkStart w:id="22" w:name="_Toc192059416"/>
      <w:r>
        <w:rPr>
          <w:noProof/>
        </w:rPr>
        <w:t>Supporting Documents</w:t>
      </w:r>
      <w:bookmarkEnd w:id="22"/>
    </w:p>
    <w:p w14:paraId="00B752AD" w14:textId="77777777" w:rsidR="001D5B18" w:rsidRPr="000000CC" w:rsidRDefault="001D5B18" w:rsidP="001D5B18">
      <w:r>
        <w:t xml:space="preserve">Next the user will upload any supporting documents they have. You can expand by clicking the </w:t>
      </w:r>
      <w:r w:rsidRPr="000000CC">
        <w:rPr>
          <w:b/>
          <w:bCs/>
        </w:rPr>
        <w:t>“+”</w:t>
      </w:r>
      <w:r>
        <w:rPr>
          <w:b/>
          <w:bCs/>
        </w:rPr>
        <w:t xml:space="preserve"> </w:t>
      </w:r>
      <w:r>
        <w:t>to see what kind of files you may upload. You are also able to mail or fax supporting files and that information is provided below, “</w:t>
      </w:r>
      <w:r w:rsidRPr="000000CC">
        <w:rPr>
          <w:b/>
          <w:bCs/>
        </w:rPr>
        <w:t>Can I mail or fax files?</w:t>
      </w:r>
      <w:r>
        <w:t>”.</w:t>
      </w:r>
    </w:p>
    <w:p w14:paraId="13EB6070" w14:textId="77777777" w:rsidR="001D5B18" w:rsidRDefault="001D5B18" w:rsidP="001D5B18">
      <w:pPr>
        <w:spacing w:after="0"/>
        <w:ind w:right="30"/>
        <w:rPr>
          <w:rFonts w:asciiTheme="minorHAnsi" w:hAnsiTheme="minorHAnsi" w:cstheme="minorHAnsi"/>
          <w:noProof/>
        </w:rPr>
      </w:pPr>
    </w:p>
    <w:p w14:paraId="47DF54E5" w14:textId="77777777" w:rsidR="001D5B18" w:rsidRPr="00F24520" w:rsidRDefault="001D5B18" w:rsidP="001D5B18">
      <w:pPr>
        <w:spacing w:before="6"/>
        <w:rPr>
          <w:rFonts w:ascii="Arial" w:hAnsi="Arial" w:cs="Arial"/>
          <w:b/>
          <w:sz w:val="29"/>
        </w:rPr>
      </w:pPr>
      <w:r w:rsidRPr="00FC60C8">
        <w:rPr>
          <w:rFonts w:ascii="Arial" w:hAnsi="Arial" w:cs="Arial"/>
          <w:b/>
          <w:noProof/>
          <w:sz w:val="29"/>
        </w:rPr>
        <w:drawing>
          <wp:inline distT="0" distB="0" distL="0" distR="0" wp14:anchorId="4BFE64B4" wp14:editId="796A3338">
            <wp:extent cx="3784600" cy="5359400"/>
            <wp:effectExtent l="0" t="0" r="0" b="0"/>
            <wp:docPr id="16579614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25329" name="Picture 1" descr="A screenshot of a phone&#10;&#10;Description automatically generated"/>
                    <pic:cNvPicPr/>
                  </pic:nvPicPr>
                  <pic:blipFill>
                    <a:blip r:embed="rId52"/>
                    <a:stretch>
                      <a:fillRect/>
                    </a:stretch>
                  </pic:blipFill>
                  <pic:spPr>
                    <a:xfrm>
                      <a:off x="0" y="0"/>
                      <a:ext cx="3784600" cy="5359400"/>
                    </a:xfrm>
                    <a:prstGeom prst="rect">
                      <a:avLst/>
                    </a:prstGeom>
                  </pic:spPr>
                </pic:pic>
              </a:graphicData>
            </a:graphic>
          </wp:inline>
        </w:drawing>
      </w:r>
    </w:p>
    <w:p w14:paraId="5DC8C0F9" w14:textId="77777777" w:rsidR="001D5B18" w:rsidRDefault="001D5B18" w:rsidP="001D5B18">
      <w:pPr>
        <w:rPr>
          <w:rFonts w:ascii="Arial" w:hAnsi="Arial" w:cs="Arial"/>
          <w:sz w:val="12"/>
        </w:rPr>
      </w:pPr>
    </w:p>
    <w:p w14:paraId="79A008A4" w14:textId="77777777" w:rsidR="001D5B18" w:rsidRPr="00624307" w:rsidRDefault="001D5B18" w:rsidP="001D5B18">
      <w:pPr>
        <w:spacing w:before="83" w:line="280" w:lineRule="auto"/>
        <w:ind w:left="100"/>
        <w:rPr>
          <w:rFonts w:asciiTheme="minorHAnsi" w:hAnsiTheme="minorHAnsi" w:cs="Arial"/>
          <w:iCs/>
        </w:rPr>
      </w:pPr>
      <w:r w:rsidRPr="00624307">
        <w:rPr>
          <w:rFonts w:asciiTheme="minorHAnsi" w:hAnsiTheme="minorHAnsi"/>
        </w:rPr>
        <w:t>Onc</w:t>
      </w:r>
      <w:r>
        <w:rPr>
          <w:rFonts w:asciiTheme="minorHAnsi" w:hAnsiTheme="minorHAnsi"/>
        </w:rPr>
        <w:t xml:space="preserve">e </w:t>
      </w:r>
      <w:r w:rsidRPr="00624307">
        <w:rPr>
          <w:rFonts w:asciiTheme="minorHAnsi" w:hAnsiTheme="minorHAnsi"/>
        </w:rPr>
        <w:t>a document is uploaded, the application prompts the user to indicate what type of document it is</w:t>
      </w:r>
      <w:r>
        <w:rPr>
          <w:rFonts w:asciiTheme="minorHAnsi" w:hAnsiTheme="minorHAnsi"/>
        </w:rPr>
        <w:t xml:space="preserve">, it is </w:t>
      </w:r>
      <w:r w:rsidRPr="005B5DA4">
        <w:rPr>
          <w:rFonts w:asciiTheme="minorHAnsi" w:hAnsiTheme="minorHAnsi"/>
          <w:b/>
          <w:bCs/>
          <w:i/>
          <w:iCs/>
        </w:rPr>
        <w:t>required</w:t>
      </w:r>
      <w:r w:rsidRPr="00624307">
        <w:rPr>
          <w:rFonts w:asciiTheme="minorHAnsi" w:hAnsiTheme="minorHAnsi"/>
        </w:rPr>
        <w:t>:</w:t>
      </w:r>
    </w:p>
    <w:p w14:paraId="0B7862E8" w14:textId="77777777" w:rsidR="001D5B18" w:rsidRDefault="001D5B18" w:rsidP="001D5B18">
      <w:pPr>
        <w:spacing w:line="280" w:lineRule="auto"/>
        <w:rPr>
          <w:rFonts w:ascii="Arial" w:hAnsi="Arial" w:cs="Arial"/>
        </w:rPr>
      </w:pPr>
      <w:r w:rsidRPr="00B70B29">
        <w:rPr>
          <w:rFonts w:ascii="Arial" w:hAnsi="Arial" w:cs="Arial"/>
          <w:noProof/>
        </w:rPr>
        <w:drawing>
          <wp:inline distT="0" distB="0" distL="0" distR="0" wp14:anchorId="7A3BD66A" wp14:editId="649D9013">
            <wp:extent cx="3606800" cy="4114800"/>
            <wp:effectExtent l="0" t="0" r="0" b="0"/>
            <wp:docPr id="109715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2105" name="Picture 1" descr="A screenshot of a computer&#10;&#10;Description automatically generated"/>
                    <pic:cNvPicPr/>
                  </pic:nvPicPr>
                  <pic:blipFill>
                    <a:blip r:embed="rId53"/>
                    <a:stretch>
                      <a:fillRect/>
                    </a:stretch>
                  </pic:blipFill>
                  <pic:spPr>
                    <a:xfrm>
                      <a:off x="0" y="0"/>
                      <a:ext cx="3606800" cy="4114800"/>
                    </a:xfrm>
                    <a:prstGeom prst="rect">
                      <a:avLst/>
                    </a:prstGeom>
                  </pic:spPr>
                </pic:pic>
              </a:graphicData>
            </a:graphic>
          </wp:inline>
        </w:drawing>
      </w:r>
    </w:p>
    <w:p w14:paraId="24772457" w14:textId="77777777" w:rsidR="001D5B18" w:rsidRDefault="001D5B18" w:rsidP="001D5B18">
      <w:pPr>
        <w:spacing w:line="280" w:lineRule="auto"/>
        <w:rPr>
          <w:rFonts w:ascii="Arial" w:hAnsi="Arial" w:cs="Arial"/>
        </w:rPr>
      </w:pPr>
    </w:p>
    <w:p w14:paraId="09B9F114" w14:textId="77777777" w:rsidR="001D5B18" w:rsidRDefault="001D5B18" w:rsidP="001D5B18">
      <w:pPr>
        <w:rPr>
          <w:rFonts w:ascii="Arial" w:hAnsi="Arial" w:cs="Arial"/>
          <w:sz w:val="12"/>
        </w:rPr>
      </w:pPr>
      <w:r w:rsidRPr="000E229A">
        <w:rPr>
          <w:rFonts w:ascii="Arial" w:hAnsi="Arial" w:cs="Arial"/>
          <w:noProof/>
        </w:rPr>
        <w:drawing>
          <wp:inline distT="0" distB="0" distL="0" distR="0" wp14:anchorId="0BAD1494" wp14:editId="09FB25EB">
            <wp:extent cx="3556000" cy="3009900"/>
            <wp:effectExtent l="0" t="0" r="0" b="0"/>
            <wp:docPr id="1905909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98021" name="Picture 1" descr="A screenshot of a computer&#10;&#10;Description automatically generated"/>
                    <pic:cNvPicPr/>
                  </pic:nvPicPr>
                  <pic:blipFill>
                    <a:blip r:embed="rId54"/>
                    <a:stretch>
                      <a:fillRect/>
                    </a:stretch>
                  </pic:blipFill>
                  <pic:spPr>
                    <a:xfrm>
                      <a:off x="0" y="0"/>
                      <a:ext cx="3556000" cy="3009900"/>
                    </a:xfrm>
                    <a:prstGeom prst="rect">
                      <a:avLst/>
                    </a:prstGeom>
                  </pic:spPr>
                </pic:pic>
              </a:graphicData>
            </a:graphic>
          </wp:inline>
        </w:drawing>
      </w:r>
    </w:p>
    <w:p w14:paraId="3D624D14" w14:textId="77777777" w:rsidR="001D5B18" w:rsidRDefault="001D5B18" w:rsidP="001D5B18"/>
    <w:p w14:paraId="7F33D6AC" w14:textId="77777777" w:rsidR="001D5B18" w:rsidRPr="00071E28" w:rsidRDefault="001D5B18" w:rsidP="001D5B18"/>
    <w:p w14:paraId="02BF7F98" w14:textId="77777777" w:rsidR="001D5B18" w:rsidRDefault="001D5B18" w:rsidP="001D5B18">
      <w:pPr>
        <w:spacing w:after="0"/>
        <w:ind w:right="2025"/>
        <w:rPr>
          <w:rFonts w:asciiTheme="minorHAnsi" w:hAnsiTheme="minorHAnsi" w:cstheme="minorHAnsi"/>
          <w:noProof/>
        </w:rPr>
      </w:pPr>
    </w:p>
    <w:p w14:paraId="078EAE7B" w14:textId="77777777" w:rsidR="001D5B18" w:rsidRDefault="001D5B18" w:rsidP="001D5B18">
      <w:pPr>
        <w:spacing w:after="0"/>
        <w:ind w:right="2025"/>
        <w:rPr>
          <w:rFonts w:asciiTheme="minorHAnsi" w:hAnsiTheme="minorHAnsi" w:cstheme="minorHAnsi"/>
          <w:noProof/>
        </w:rPr>
      </w:pPr>
    </w:p>
    <w:p w14:paraId="07C86A5F" w14:textId="77777777" w:rsidR="001D5B18" w:rsidRDefault="001D5B18" w:rsidP="001D5B18">
      <w:pPr>
        <w:pStyle w:val="Heading2"/>
        <w:rPr>
          <w:noProof/>
        </w:rPr>
      </w:pPr>
      <w:bookmarkStart w:id="23" w:name="_Toc192059417"/>
      <w:r>
        <w:rPr>
          <w:noProof/>
        </w:rPr>
        <w:t>Review &amp; Submit</w:t>
      </w:r>
      <w:bookmarkEnd w:id="23"/>
    </w:p>
    <w:p w14:paraId="2EA58623" w14:textId="77777777" w:rsidR="001D5B18" w:rsidRPr="00D24D8F" w:rsidRDefault="001D5B18" w:rsidP="001D5B18">
      <w:r>
        <w:t>The last step is the review application page. Here the user can review the information they’ve entered by clicking on the (</w:t>
      </w:r>
      <w:r w:rsidRPr="00286064">
        <w:rPr>
          <w:b/>
          <w:bCs/>
        </w:rPr>
        <w:t>+</w:t>
      </w:r>
      <w:r>
        <w:t xml:space="preserve">) plus signs next to each section. </w:t>
      </w:r>
      <w:r w:rsidRPr="00D24D8F">
        <w:t xml:space="preserve">If the </w:t>
      </w:r>
      <w:r>
        <w:t>user</w:t>
      </w:r>
      <w:r w:rsidRPr="00D24D8F">
        <w:t xml:space="preserve"> clicks on the </w:t>
      </w:r>
      <w:r>
        <w:t>(</w:t>
      </w:r>
      <w:r w:rsidRPr="00286064">
        <w:rPr>
          <w:b/>
          <w:bCs/>
        </w:rPr>
        <w:t>+</w:t>
      </w:r>
      <w:r>
        <w:t xml:space="preserve">) </w:t>
      </w:r>
      <w:r w:rsidRPr="00D24D8F">
        <w:t>plus sign, the section will open and show what the user entered</w:t>
      </w:r>
      <w:r>
        <w:t xml:space="preserve"> for each field for them to review</w:t>
      </w:r>
      <w:r w:rsidRPr="00D24D8F">
        <w:t>. If something looks wrong, the</w:t>
      </w:r>
      <w:r>
        <w:t xml:space="preserve"> user</w:t>
      </w:r>
      <w:r w:rsidRPr="00D24D8F">
        <w:t xml:space="preserve"> can select the “</w:t>
      </w:r>
      <w:r>
        <w:rPr>
          <w:b/>
          <w:bCs/>
        </w:rPr>
        <w:t>E</w:t>
      </w:r>
      <w:r w:rsidRPr="00FC37E1">
        <w:rPr>
          <w:b/>
          <w:bCs/>
        </w:rPr>
        <w:t>dit</w:t>
      </w:r>
      <w:r w:rsidRPr="00D24D8F">
        <w:t>” button and will be able to make edits on the information</w:t>
      </w:r>
      <w:r>
        <w:t>, then “</w:t>
      </w:r>
      <w:r w:rsidRPr="004A7849">
        <w:rPr>
          <w:b/>
          <w:bCs/>
        </w:rPr>
        <w:t>Update</w:t>
      </w:r>
      <w:r>
        <w:t xml:space="preserve">” to save changes. </w:t>
      </w:r>
    </w:p>
    <w:p w14:paraId="1F17A9D0" w14:textId="77777777" w:rsidR="001D5B18" w:rsidRPr="009B175A" w:rsidRDefault="001D5B18" w:rsidP="001D5B18">
      <w:r w:rsidRPr="00D24D8F">
        <w:rPr>
          <w:b/>
          <w:bCs/>
        </w:rPr>
        <w:t>Note</w:t>
      </w:r>
      <w:r>
        <w:t>: This screen and some sections will change based on who is completing this application. (Veteran, Non-Veteran, or an Individual Preparing the application on the Veteran or Non-Veterans behalf)</w:t>
      </w:r>
    </w:p>
    <w:p w14:paraId="69DA4CE1" w14:textId="77777777" w:rsidR="001D5B18" w:rsidRDefault="001D5B18" w:rsidP="001D5B18">
      <w:pPr>
        <w:spacing w:before="6"/>
        <w:rPr>
          <w:rFonts w:ascii="Arial" w:hAnsi="Arial" w:cs="Arial"/>
          <w:b/>
          <w:sz w:val="29"/>
        </w:rPr>
      </w:pPr>
      <w:r w:rsidRPr="005245B3">
        <w:rPr>
          <w:rFonts w:ascii="Arial" w:hAnsi="Arial" w:cs="Arial"/>
          <w:b/>
          <w:noProof/>
          <w:sz w:val="29"/>
        </w:rPr>
        <w:drawing>
          <wp:inline distT="0" distB="0" distL="0" distR="0" wp14:anchorId="02EA6C09" wp14:editId="763F4991">
            <wp:extent cx="5096435" cy="5631338"/>
            <wp:effectExtent l="0" t="0" r="0" b="0"/>
            <wp:docPr id="1948476012" name="Picture 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48482" name="Picture 1" descr="A screenshot of a application&#10;&#10;Description automatically generated"/>
                    <pic:cNvPicPr/>
                  </pic:nvPicPr>
                  <pic:blipFill>
                    <a:blip r:embed="rId55"/>
                    <a:stretch>
                      <a:fillRect/>
                    </a:stretch>
                  </pic:blipFill>
                  <pic:spPr>
                    <a:xfrm>
                      <a:off x="0" y="0"/>
                      <a:ext cx="5114901" cy="5651742"/>
                    </a:xfrm>
                    <a:prstGeom prst="rect">
                      <a:avLst/>
                    </a:prstGeom>
                  </pic:spPr>
                </pic:pic>
              </a:graphicData>
            </a:graphic>
          </wp:inline>
        </w:drawing>
      </w:r>
    </w:p>
    <w:p w14:paraId="76C4360B" w14:textId="77777777" w:rsidR="001D5B18" w:rsidRDefault="001D5B18" w:rsidP="001D5B18">
      <w:r>
        <w:t>Once the user has reviewed the information and made any changes, they can select to submit the application. They can only successfully submit the application after selecting the “I have read and accept the privacy policy” check box. After selecting “</w:t>
      </w:r>
      <w:r w:rsidRPr="009B175A">
        <w:rPr>
          <w:b/>
          <w:bCs/>
        </w:rPr>
        <w:t>Submit application</w:t>
      </w:r>
      <w:r>
        <w:t xml:space="preserve">” the user will be shown the below page which contains a summary of the information, as well as additional information links that can help the veteran understand the process for their education claim: </w:t>
      </w:r>
    </w:p>
    <w:p w14:paraId="605A29D2" w14:textId="77777777" w:rsidR="001D5B18" w:rsidRDefault="001D5B18" w:rsidP="001D5B18"/>
    <w:p w14:paraId="7E0357CB" w14:textId="77777777" w:rsidR="001D5B18" w:rsidRPr="00D24D8F" w:rsidRDefault="001D5B18" w:rsidP="001D5B18">
      <w:pPr>
        <w:spacing w:before="6"/>
        <w:rPr>
          <w:rFonts w:ascii="Arial" w:hAnsi="Arial" w:cs="Arial"/>
          <w:b/>
          <w:sz w:val="29"/>
        </w:rPr>
      </w:pPr>
    </w:p>
    <w:p w14:paraId="614C0646" w14:textId="77777777" w:rsidR="001D5B18" w:rsidRPr="00F24520" w:rsidRDefault="001D5B18" w:rsidP="001D5B18">
      <w:pPr>
        <w:spacing w:before="1"/>
        <w:rPr>
          <w:rFonts w:ascii="Arial" w:hAnsi="Arial" w:cs="Arial"/>
          <w:b/>
          <w:sz w:val="12"/>
        </w:rPr>
      </w:pPr>
      <w:r w:rsidRPr="00D010D4">
        <w:rPr>
          <w:rFonts w:ascii="Arial" w:hAnsi="Arial" w:cs="Arial"/>
          <w:b/>
          <w:noProof/>
          <w:sz w:val="12"/>
        </w:rPr>
        <w:drawing>
          <wp:inline distT="0" distB="0" distL="0" distR="0" wp14:anchorId="74F637A3" wp14:editId="24C151A4">
            <wp:extent cx="4292600" cy="6527800"/>
            <wp:effectExtent l="0" t="0" r="0" b="0"/>
            <wp:docPr id="942374980" name="Picture 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408" name="Picture 1" descr="A screenshot of a application&#10;&#10;Description automatically generated"/>
                    <pic:cNvPicPr/>
                  </pic:nvPicPr>
                  <pic:blipFill>
                    <a:blip r:embed="rId56"/>
                    <a:stretch>
                      <a:fillRect/>
                    </a:stretch>
                  </pic:blipFill>
                  <pic:spPr>
                    <a:xfrm>
                      <a:off x="0" y="0"/>
                      <a:ext cx="4292600" cy="6527800"/>
                    </a:xfrm>
                    <a:prstGeom prst="rect">
                      <a:avLst/>
                    </a:prstGeom>
                  </pic:spPr>
                </pic:pic>
              </a:graphicData>
            </a:graphic>
          </wp:inline>
        </w:drawing>
      </w:r>
    </w:p>
    <w:p w14:paraId="3C998B1D" w14:textId="77777777" w:rsidR="001D5B18" w:rsidRDefault="001D5B18" w:rsidP="001D5B18">
      <w:pPr>
        <w:pStyle w:val="Heading3"/>
        <w:rPr>
          <w:noProof/>
        </w:rPr>
      </w:pPr>
      <w:bookmarkStart w:id="24" w:name="_Toc192059418"/>
      <w:r>
        <w:rPr>
          <w:noProof/>
        </w:rPr>
        <w:t>Error Messaging</w:t>
      </w:r>
      <w:bookmarkEnd w:id="24"/>
    </w:p>
    <w:p w14:paraId="697AAFA6" w14:textId="77777777" w:rsidR="001D5B18" w:rsidRPr="00F24520" w:rsidRDefault="001D5B18" w:rsidP="001D5B18">
      <w:pPr>
        <w:spacing w:before="353"/>
        <w:ind w:left="100"/>
        <w:rPr>
          <w:rFonts w:ascii="Arial" w:hAnsi="Arial" w:cs="Arial"/>
          <w:b/>
          <w:i/>
          <w:sz w:val="20"/>
        </w:rPr>
      </w:pPr>
      <w:r w:rsidRPr="006A5193">
        <w:rPr>
          <w:rFonts w:ascii="Arial" w:hAnsi="Arial" w:cs="Arial"/>
          <w:b/>
          <w:i/>
          <w:w w:val="95"/>
          <w:sz w:val="20"/>
          <w:u w:val="single"/>
        </w:rPr>
        <w:t>Required</w:t>
      </w:r>
      <w:r w:rsidRPr="006A5193">
        <w:rPr>
          <w:rFonts w:ascii="Arial" w:hAnsi="Arial" w:cs="Arial"/>
          <w:b/>
          <w:i/>
          <w:spacing w:val="17"/>
          <w:w w:val="95"/>
          <w:sz w:val="20"/>
          <w:u w:val="single"/>
        </w:rPr>
        <w:t xml:space="preserve"> </w:t>
      </w:r>
      <w:r w:rsidRPr="006A5193">
        <w:rPr>
          <w:rFonts w:ascii="Arial" w:hAnsi="Arial" w:cs="Arial"/>
          <w:b/>
          <w:i/>
          <w:w w:val="95"/>
          <w:sz w:val="20"/>
          <w:u w:val="single"/>
        </w:rPr>
        <w:t>Response</w:t>
      </w:r>
    </w:p>
    <w:p w14:paraId="22B16486" w14:textId="77777777" w:rsidR="001D5B18" w:rsidRPr="00F24520" w:rsidRDefault="001D5B18" w:rsidP="001D5B18">
      <w:pPr>
        <w:rPr>
          <w:rFonts w:ascii="Arial" w:hAnsi="Arial" w:cs="Arial"/>
          <w:b/>
          <w:i/>
        </w:rPr>
      </w:pPr>
    </w:p>
    <w:p w14:paraId="0A6A2DC4" w14:textId="77777777" w:rsidR="001D5B18" w:rsidRDefault="001D5B18" w:rsidP="001D5B18">
      <w:pPr>
        <w:rPr>
          <w:rFonts w:ascii="Arial" w:hAnsi="Arial" w:cs="Arial"/>
          <w:b/>
          <w:i/>
        </w:rPr>
      </w:pPr>
      <w:r w:rsidRPr="006A5193">
        <w:rPr>
          <w:rFonts w:ascii="Arial" w:hAnsi="Arial" w:cs="Arial"/>
          <w:b/>
          <w:i/>
          <w:noProof/>
          <w:w w:val="95"/>
          <w:sz w:val="20"/>
          <w:u w:val="single"/>
        </w:rPr>
        <w:drawing>
          <wp:inline distT="0" distB="0" distL="0" distR="0" wp14:anchorId="2765C9EF" wp14:editId="0700A900">
            <wp:extent cx="3302000" cy="1955800"/>
            <wp:effectExtent l="0" t="0" r="0" b="0"/>
            <wp:docPr id="952417436"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17436" name="Picture 1" descr="A screenshot of a form&#10;&#10;Description automatically generated"/>
                    <pic:cNvPicPr/>
                  </pic:nvPicPr>
                  <pic:blipFill>
                    <a:blip r:embed="rId57"/>
                    <a:stretch>
                      <a:fillRect/>
                    </a:stretch>
                  </pic:blipFill>
                  <pic:spPr>
                    <a:xfrm>
                      <a:off x="0" y="0"/>
                      <a:ext cx="3302000" cy="1955800"/>
                    </a:xfrm>
                    <a:prstGeom prst="rect">
                      <a:avLst/>
                    </a:prstGeom>
                  </pic:spPr>
                </pic:pic>
              </a:graphicData>
            </a:graphic>
          </wp:inline>
        </w:drawing>
      </w:r>
    </w:p>
    <w:p w14:paraId="266A7DD0" w14:textId="77777777" w:rsidR="001D5B18" w:rsidRPr="00F24520" w:rsidRDefault="001D5B18" w:rsidP="001D5B18">
      <w:pPr>
        <w:spacing w:before="353"/>
        <w:ind w:left="100"/>
        <w:rPr>
          <w:rFonts w:ascii="Arial" w:hAnsi="Arial" w:cs="Arial"/>
          <w:b/>
          <w:i/>
          <w:sz w:val="20"/>
        </w:rPr>
      </w:pPr>
      <w:r>
        <w:rPr>
          <w:rFonts w:ascii="Arial" w:hAnsi="Arial" w:cs="Arial"/>
          <w:b/>
          <w:i/>
          <w:w w:val="95"/>
          <w:sz w:val="20"/>
          <w:u w:val="single"/>
        </w:rPr>
        <w:t>Not Valid</w:t>
      </w:r>
    </w:p>
    <w:p w14:paraId="5E696496" w14:textId="77777777" w:rsidR="001D5B18" w:rsidRDefault="001D5B18" w:rsidP="001D5B18">
      <w:pPr>
        <w:rPr>
          <w:rFonts w:ascii="Arial" w:hAnsi="Arial" w:cs="Arial"/>
          <w:b/>
          <w:i/>
        </w:rPr>
      </w:pPr>
      <w:r w:rsidRPr="009F0FF1">
        <w:rPr>
          <w:rFonts w:ascii="Arial" w:hAnsi="Arial" w:cs="Arial"/>
          <w:b/>
          <w:i/>
          <w:noProof/>
        </w:rPr>
        <w:drawing>
          <wp:inline distT="0" distB="0" distL="0" distR="0" wp14:anchorId="3F6009F1" wp14:editId="626A2B14">
            <wp:extent cx="1905000" cy="863600"/>
            <wp:effectExtent l="0" t="0" r="0" b="0"/>
            <wp:docPr id="2123707978" name="Picture 1" descr="A red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07978" name="Picture 1" descr="A red box with black text&#10;&#10;Description automatically generated"/>
                    <pic:cNvPicPr/>
                  </pic:nvPicPr>
                  <pic:blipFill>
                    <a:blip r:embed="rId58"/>
                    <a:stretch>
                      <a:fillRect/>
                    </a:stretch>
                  </pic:blipFill>
                  <pic:spPr>
                    <a:xfrm>
                      <a:off x="0" y="0"/>
                      <a:ext cx="1905000" cy="863600"/>
                    </a:xfrm>
                    <a:prstGeom prst="rect">
                      <a:avLst/>
                    </a:prstGeom>
                  </pic:spPr>
                </pic:pic>
              </a:graphicData>
            </a:graphic>
          </wp:inline>
        </w:drawing>
      </w:r>
    </w:p>
    <w:p w14:paraId="0C44A809" w14:textId="77777777" w:rsidR="001D5B18" w:rsidRPr="00F24520" w:rsidRDefault="001D5B18" w:rsidP="001D5B18">
      <w:pPr>
        <w:spacing w:before="353"/>
        <w:ind w:left="100"/>
        <w:rPr>
          <w:rFonts w:ascii="Arial" w:hAnsi="Arial" w:cs="Arial"/>
          <w:b/>
          <w:i/>
          <w:sz w:val="20"/>
        </w:rPr>
      </w:pPr>
      <w:r>
        <w:rPr>
          <w:rFonts w:ascii="Arial" w:hAnsi="Arial" w:cs="Arial"/>
          <w:b/>
          <w:i/>
          <w:w w:val="95"/>
          <w:sz w:val="20"/>
          <w:u w:val="single"/>
        </w:rPr>
        <w:t>Selecting options that aren’t valid together</w:t>
      </w:r>
    </w:p>
    <w:p w14:paraId="40EF1711" w14:textId="77777777" w:rsidR="001D5B18" w:rsidRDefault="001D5B18" w:rsidP="001D5B18">
      <w:pPr>
        <w:rPr>
          <w:rFonts w:ascii="Arial" w:hAnsi="Arial" w:cs="Arial"/>
          <w:b/>
          <w:i/>
        </w:rPr>
      </w:pPr>
      <w:r w:rsidRPr="00164AEC">
        <w:rPr>
          <w:rFonts w:ascii="Arial" w:hAnsi="Arial" w:cs="Arial"/>
          <w:b/>
          <w:i/>
          <w:noProof/>
        </w:rPr>
        <w:drawing>
          <wp:inline distT="0" distB="0" distL="0" distR="0" wp14:anchorId="1E0397E0" wp14:editId="0AE63EA6">
            <wp:extent cx="3454400" cy="2425700"/>
            <wp:effectExtent l="0" t="0" r="0" b="0"/>
            <wp:docPr id="204013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38163" name="Picture 1" descr="A screenshot of a computer&#10;&#10;Description automatically generated"/>
                    <pic:cNvPicPr/>
                  </pic:nvPicPr>
                  <pic:blipFill>
                    <a:blip r:embed="rId59"/>
                    <a:stretch>
                      <a:fillRect/>
                    </a:stretch>
                  </pic:blipFill>
                  <pic:spPr>
                    <a:xfrm>
                      <a:off x="0" y="0"/>
                      <a:ext cx="3454400" cy="2425700"/>
                    </a:xfrm>
                    <a:prstGeom prst="rect">
                      <a:avLst/>
                    </a:prstGeom>
                  </pic:spPr>
                </pic:pic>
              </a:graphicData>
            </a:graphic>
          </wp:inline>
        </w:drawing>
      </w:r>
    </w:p>
    <w:p w14:paraId="2F54D10D" w14:textId="77777777" w:rsidR="001D5B18" w:rsidRDefault="001D5B18" w:rsidP="001D5B18">
      <w:pPr>
        <w:spacing w:before="1"/>
        <w:ind w:left="100"/>
        <w:rPr>
          <w:rFonts w:ascii="Arial" w:hAnsi="Arial" w:cs="Arial"/>
          <w:b/>
          <w:i/>
          <w:w w:val="95"/>
          <w:sz w:val="20"/>
          <w:u w:val="single"/>
        </w:rPr>
      </w:pPr>
    </w:p>
    <w:p w14:paraId="63E4AC73" w14:textId="77777777" w:rsidR="001D5B18" w:rsidRDefault="001D5B18" w:rsidP="001D5B18">
      <w:pPr>
        <w:spacing w:before="1"/>
        <w:ind w:left="100"/>
        <w:rPr>
          <w:rFonts w:ascii="Arial" w:hAnsi="Arial" w:cs="Arial"/>
          <w:b/>
          <w:i/>
          <w:w w:val="95"/>
          <w:sz w:val="20"/>
          <w:u w:val="single"/>
        </w:rPr>
      </w:pPr>
    </w:p>
    <w:p w14:paraId="56B8919E" w14:textId="77777777" w:rsidR="001D5B18" w:rsidRDefault="001D5B18" w:rsidP="001D5B18">
      <w:pPr>
        <w:spacing w:before="1"/>
        <w:ind w:left="100"/>
        <w:rPr>
          <w:rFonts w:ascii="Arial" w:hAnsi="Arial" w:cs="Arial"/>
          <w:b/>
          <w:i/>
          <w:w w:val="95"/>
          <w:sz w:val="20"/>
          <w:u w:val="single"/>
        </w:rPr>
      </w:pPr>
    </w:p>
    <w:p w14:paraId="01B72C13" w14:textId="77777777" w:rsidR="001D5B18" w:rsidRDefault="001D5B18" w:rsidP="001D5B18">
      <w:pPr>
        <w:spacing w:before="1"/>
        <w:ind w:left="100"/>
        <w:rPr>
          <w:rFonts w:ascii="Arial" w:hAnsi="Arial" w:cs="Arial"/>
          <w:b/>
          <w:i/>
          <w:w w:val="95"/>
          <w:sz w:val="20"/>
          <w:u w:val="single"/>
        </w:rPr>
      </w:pPr>
    </w:p>
    <w:p w14:paraId="6B2287ED" w14:textId="77777777" w:rsidR="001D5B18" w:rsidRPr="004A103B" w:rsidRDefault="001D5B18" w:rsidP="001D5B18">
      <w:pPr>
        <w:spacing w:before="1"/>
        <w:ind w:left="100"/>
        <w:rPr>
          <w:rFonts w:ascii="Arial" w:hAnsi="Arial" w:cs="Arial"/>
          <w:b/>
          <w:i/>
          <w:sz w:val="20"/>
        </w:rPr>
      </w:pPr>
      <w:r w:rsidRPr="004A103B">
        <w:rPr>
          <w:rFonts w:ascii="Arial" w:hAnsi="Arial" w:cs="Arial"/>
          <w:b/>
          <w:i/>
          <w:w w:val="95"/>
          <w:sz w:val="20"/>
          <w:u w:val="single"/>
        </w:rPr>
        <w:t>Supporting</w:t>
      </w:r>
      <w:r w:rsidRPr="004A103B">
        <w:rPr>
          <w:rFonts w:ascii="Arial" w:hAnsi="Arial" w:cs="Arial"/>
          <w:b/>
          <w:i/>
          <w:spacing w:val="-1"/>
          <w:w w:val="95"/>
          <w:sz w:val="20"/>
          <w:u w:val="single"/>
        </w:rPr>
        <w:t xml:space="preserve"> </w:t>
      </w:r>
      <w:r w:rsidRPr="004A103B">
        <w:rPr>
          <w:rFonts w:ascii="Arial" w:hAnsi="Arial" w:cs="Arial"/>
          <w:b/>
          <w:i/>
          <w:w w:val="95"/>
          <w:sz w:val="20"/>
          <w:u w:val="single"/>
        </w:rPr>
        <w:t>Document</w:t>
      </w:r>
      <w:r w:rsidRPr="004A103B">
        <w:rPr>
          <w:rFonts w:ascii="Arial" w:hAnsi="Arial" w:cs="Arial"/>
          <w:b/>
          <w:i/>
          <w:spacing w:val="-1"/>
          <w:w w:val="95"/>
          <w:sz w:val="20"/>
          <w:u w:val="single"/>
        </w:rPr>
        <w:t xml:space="preserve"> </w:t>
      </w:r>
      <w:r w:rsidRPr="004A103B">
        <w:rPr>
          <w:rFonts w:ascii="Arial" w:hAnsi="Arial" w:cs="Arial"/>
          <w:b/>
          <w:i/>
          <w:w w:val="95"/>
          <w:sz w:val="20"/>
          <w:u w:val="single"/>
        </w:rPr>
        <w:t>file is</w:t>
      </w:r>
      <w:r w:rsidRPr="004A103B">
        <w:rPr>
          <w:rFonts w:ascii="Arial" w:hAnsi="Arial" w:cs="Arial"/>
          <w:b/>
          <w:i/>
          <w:spacing w:val="-1"/>
          <w:w w:val="95"/>
          <w:sz w:val="20"/>
          <w:u w:val="single"/>
        </w:rPr>
        <w:t xml:space="preserve"> </w:t>
      </w:r>
      <w:r w:rsidRPr="004A103B">
        <w:rPr>
          <w:rFonts w:ascii="Arial" w:hAnsi="Arial" w:cs="Arial"/>
          <w:b/>
          <w:i/>
          <w:w w:val="95"/>
          <w:sz w:val="20"/>
          <w:u w:val="single"/>
        </w:rPr>
        <w:t>wrong format</w:t>
      </w:r>
    </w:p>
    <w:p w14:paraId="26C583B1" w14:textId="77777777" w:rsidR="001D5B18" w:rsidRPr="007119B2" w:rsidRDefault="001D5B18" w:rsidP="001D5B18">
      <w:pPr>
        <w:rPr>
          <w:rFonts w:ascii="Arial" w:hAnsi="Arial" w:cs="Arial"/>
          <w:b/>
          <w:i/>
        </w:rPr>
      </w:pPr>
      <w:r w:rsidRPr="004A103B">
        <w:rPr>
          <w:rFonts w:ascii="Arial" w:hAnsi="Arial" w:cs="Arial"/>
          <w:b/>
          <w:i/>
          <w:noProof/>
        </w:rPr>
        <w:drawing>
          <wp:inline distT="0" distB="0" distL="0" distR="0" wp14:anchorId="3DFE2AB7" wp14:editId="5AB98219">
            <wp:extent cx="3416300" cy="2057400"/>
            <wp:effectExtent l="0" t="0" r="0" b="0"/>
            <wp:docPr id="426410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10288" name="Picture 1" descr="A screenshot of a computer&#10;&#10;Description automatically generated"/>
                    <pic:cNvPicPr/>
                  </pic:nvPicPr>
                  <pic:blipFill>
                    <a:blip r:embed="rId60"/>
                    <a:stretch>
                      <a:fillRect/>
                    </a:stretch>
                  </pic:blipFill>
                  <pic:spPr>
                    <a:xfrm>
                      <a:off x="0" y="0"/>
                      <a:ext cx="3416300" cy="2057400"/>
                    </a:xfrm>
                    <a:prstGeom prst="rect">
                      <a:avLst/>
                    </a:prstGeom>
                  </pic:spPr>
                </pic:pic>
              </a:graphicData>
            </a:graphic>
          </wp:inline>
        </w:drawing>
      </w:r>
    </w:p>
    <w:p w14:paraId="5236C481" w14:textId="0259D99F" w:rsidR="001D5B18" w:rsidRPr="00003392" w:rsidRDefault="001D5B18" w:rsidP="001D5B18">
      <w:pPr>
        <w:rPr>
          <w:rFonts w:ascii="Arial" w:hAnsi="Arial" w:cs="Arial"/>
          <w:b/>
          <w:bCs/>
        </w:rPr>
        <w:sectPr w:rsidR="001D5B18" w:rsidRPr="00003392" w:rsidSect="00D92E25">
          <w:pgSz w:w="12240" w:h="15840"/>
          <w:pgMar w:top="1360" w:right="1360" w:bottom="1320" w:left="1340" w:header="0" w:footer="1044" w:gutter="0"/>
          <w:cols w:space="720"/>
        </w:sectPr>
      </w:pPr>
      <w:r w:rsidRPr="001004BC">
        <w:rPr>
          <w:rFonts w:ascii="Arial" w:hAnsi="Arial" w:cs="Arial"/>
          <w:noProof/>
          <w:highlight w:val="yellow"/>
        </w:rPr>
        <w:drawing>
          <wp:anchor distT="0" distB="0" distL="0" distR="0" simplePos="0" relativeHeight="251658243" behindDoc="0" locked="0" layoutInCell="1" allowOverlap="1" wp14:anchorId="19C0EE33" wp14:editId="197ECA56">
            <wp:simplePos x="0" y="0"/>
            <wp:positionH relativeFrom="page">
              <wp:posOffset>678186</wp:posOffset>
            </wp:positionH>
            <wp:positionV relativeFrom="paragraph">
              <wp:posOffset>256652</wp:posOffset>
            </wp:positionV>
            <wp:extent cx="4667764" cy="1653539"/>
            <wp:effectExtent l="0" t="0" r="0" b="0"/>
            <wp:wrapTopAndBottom/>
            <wp:docPr id="1783577952" name="image21.jpeg"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77952" name="image21.jpeg" descr="A screenshot of a message&#10;&#10;Description automatically generated"/>
                    <pic:cNvPicPr/>
                  </pic:nvPicPr>
                  <pic:blipFill>
                    <a:blip r:embed="rId61" cstate="print"/>
                    <a:stretch>
                      <a:fillRect/>
                    </a:stretch>
                  </pic:blipFill>
                  <pic:spPr>
                    <a:xfrm>
                      <a:off x="0" y="0"/>
                      <a:ext cx="4667764" cy="1653539"/>
                    </a:xfrm>
                    <a:prstGeom prst="rect">
                      <a:avLst/>
                    </a:prstGeom>
                  </pic:spPr>
                </pic:pic>
              </a:graphicData>
            </a:graphic>
          </wp:anchor>
        </w:drawing>
      </w:r>
      <w:r w:rsidRPr="00CB009D">
        <w:rPr>
          <w:rFonts w:ascii="Arial" w:hAnsi="Arial" w:cs="Arial"/>
          <w:b/>
          <w:i/>
          <w:w w:val="95"/>
          <w:sz w:val="20"/>
          <w:u w:val="single"/>
        </w:rPr>
        <w:t>Submission</w:t>
      </w:r>
      <w:r w:rsidRPr="00CB009D">
        <w:rPr>
          <w:rFonts w:ascii="Arial" w:hAnsi="Arial" w:cs="Arial"/>
          <w:b/>
          <w:i/>
          <w:spacing w:val="9"/>
          <w:w w:val="95"/>
          <w:sz w:val="20"/>
          <w:u w:val="single"/>
        </w:rPr>
        <w:t xml:space="preserve"> Failure</w:t>
      </w:r>
    </w:p>
    <w:p w14:paraId="7C953B5F" w14:textId="692E4D1C" w:rsidR="00E118BD" w:rsidRPr="00EE0BF0" w:rsidRDefault="00E118BD" w:rsidP="00E118BD">
      <w:pPr>
        <w:rPr>
          <w:rFonts w:ascii="Arial" w:hAnsi="Arial" w:cs="Arial"/>
        </w:rPr>
        <w:sectPr w:rsidR="00E118BD" w:rsidRPr="00EE0BF0" w:rsidSect="00E118BD">
          <w:pgSz w:w="12240" w:h="15840"/>
          <w:pgMar w:top="1360" w:right="1360" w:bottom="1320" w:left="1340" w:header="0" w:footer="1044" w:gutter="0"/>
          <w:cols w:space="720"/>
        </w:sectPr>
      </w:pPr>
    </w:p>
    <w:p w14:paraId="5951839F" w14:textId="7E906F8F" w:rsidR="0070549B" w:rsidRPr="002D4169" w:rsidRDefault="0070549B">
      <w:pPr>
        <w:spacing w:before="1"/>
        <w:rPr>
          <w:rFonts w:ascii="Arial" w:hAnsi="Arial" w:cs="Arial"/>
          <w:b/>
          <w:i/>
          <w:sz w:val="9"/>
        </w:rPr>
        <w:sectPr w:rsidR="0070549B" w:rsidRPr="002D4169" w:rsidSect="0070549B">
          <w:pgSz w:w="12240" w:h="15840"/>
          <w:pgMar w:top="1360" w:right="1360" w:bottom="1320" w:left="1340" w:header="0" w:footer="1044" w:gutter="0"/>
          <w:cols w:space="720"/>
        </w:sectPr>
        <w:pPrChange w:id="25" w:author="Hughes, Catherine [USA]" w:date="2024-11-13T11:38:00Z" w16du:dateUtc="2024-11-13T16:38:00Z">
          <w:pPr>
            <w:spacing w:before="8"/>
          </w:pPr>
        </w:pPrChange>
      </w:pPr>
    </w:p>
    <w:p w14:paraId="0C608B08" w14:textId="5B37AE33" w:rsidR="0085597F" w:rsidRDefault="0085597F"/>
    <w:sectPr w:rsidR="0085597F">
      <w:headerReference w:type="even" r:id="rId62"/>
      <w:headerReference w:type="default" r:id="rId63"/>
      <w:headerReference w:type="first" r:id="rI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Stewart, Kelby [USA]" w:date="2025-03-06T10:54:00Z" w:initials="KS">
    <w:p w14:paraId="51F31D7F" w14:textId="4200E0D4" w:rsidR="005B6B5E" w:rsidRDefault="005B6B5E" w:rsidP="005B6B5E">
      <w:r>
        <w:rPr>
          <w:rStyle w:val="CommentReference"/>
        </w:rPr>
        <w:annotationRef/>
      </w:r>
      <w:r>
        <w:rPr>
          <w:sz w:val="20"/>
          <w:szCs w:val="20"/>
        </w:rPr>
        <w:t xml:space="preserve">Link may change. Waiting to discuss with Kenny and Cat when he returns. </w:t>
      </w:r>
      <w:r>
        <w:fldChar w:fldCharType="begin"/>
      </w:r>
      <w:r>
        <w:instrText>HYPERLINK "mailto:591037@bah.com"</w:instrText>
      </w:r>
      <w:bookmarkStart w:id="13" w:name="_@_B1804E950D04B442B7686A0A8CD75CD5Z"/>
      <w:r>
        <w:fldChar w:fldCharType="separate"/>
      </w:r>
      <w:bookmarkEnd w:id="13"/>
      <w:r w:rsidRPr="005B6B5E">
        <w:rPr>
          <w:rStyle w:val="Mention"/>
          <w:noProof/>
        </w:rPr>
        <w:t>@Hughes, Catherine [USA]</w:t>
      </w:r>
      <w: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F31D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642573" w16cex:dateUtc="2025-03-06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F31D7F" w16cid:durableId="7C6425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D4E62" w14:textId="77777777" w:rsidR="001D6B1C" w:rsidRDefault="001D6B1C" w:rsidP="001F43D1">
      <w:pPr>
        <w:spacing w:after="0" w:line="240" w:lineRule="auto"/>
      </w:pPr>
      <w:r>
        <w:separator/>
      </w:r>
    </w:p>
  </w:endnote>
  <w:endnote w:type="continuationSeparator" w:id="0">
    <w:p w14:paraId="1DA37613" w14:textId="77777777" w:rsidR="001D6B1C" w:rsidRDefault="001D6B1C" w:rsidP="001F43D1">
      <w:pPr>
        <w:spacing w:after="0" w:line="240" w:lineRule="auto"/>
      </w:pPr>
      <w:r>
        <w:continuationSeparator/>
      </w:r>
    </w:p>
  </w:endnote>
  <w:endnote w:type="continuationNotice" w:id="1">
    <w:p w14:paraId="3C637862" w14:textId="77777777" w:rsidR="001D6B1C" w:rsidRDefault="001D6B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1B2BD" w14:textId="77777777" w:rsidR="001D6B1C" w:rsidRDefault="001D6B1C" w:rsidP="001F43D1">
      <w:pPr>
        <w:spacing w:after="0" w:line="240" w:lineRule="auto"/>
      </w:pPr>
      <w:r>
        <w:separator/>
      </w:r>
    </w:p>
  </w:footnote>
  <w:footnote w:type="continuationSeparator" w:id="0">
    <w:p w14:paraId="571CCBCF" w14:textId="77777777" w:rsidR="001D6B1C" w:rsidRDefault="001D6B1C" w:rsidP="001F43D1">
      <w:pPr>
        <w:spacing w:after="0" w:line="240" w:lineRule="auto"/>
      </w:pPr>
      <w:r>
        <w:continuationSeparator/>
      </w:r>
    </w:p>
  </w:footnote>
  <w:footnote w:type="continuationNotice" w:id="1">
    <w:p w14:paraId="1B280513" w14:textId="77777777" w:rsidR="001D6B1C" w:rsidRDefault="001D6B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48C47" w14:textId="77777777" w:rsidR="00C6019E" w:rsidRDefault="00C6019E">
    <w:pPr>
      <w:pStyle w:val="Header"/>
    </w:pPr>
    <w:r>
      <w:rPr>
        <w:noProof/>
      </w:rPr>
      <mc:AlternateContent>
        <mc:Choice Requires="wps">
          <w:drawing>
            <wp:anchor distT="0" distB="0" distL="0" distR="0" simplePos="0" relativeHeight="251658243" behindDoc="0" locked="0" layoutInCell="1" allowOverlap="1" wp14:anchorId="6134EA00" wp14:editId="4601E342">
              <wp:simplePos x="635" y="635"/>
              <wp:positionH relativeFrom="page">
                <wp:align>right</wp:align>
              </wp:positionH>
              <wp:positionV relativeFrom="page">
                <wp:align>top</wp:align>
              </wp:positionV>
              <wp:extent cx="1736725" cy="345440"/>
              <wp:effectExtent l="0" t="0" r="0" b="10160"/>
              <wp:wrapNone/>
              <wp:docPr id="1239395135" name="Text Box 5" descr="Booz Allen Hamilton 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36725" cy="345440"/>
                      </a:xfrm>
                      <a:prstGeom prst="rect">
                        <a:avLst/>
                      </a:prstGeom>
                      <a:noFill/>
                      <a:ln>
                        <a:noFill/>
                      </a:ln>
                    </wps:spPr>
                    <wps:txbx>
                      <w:txbxContent>
                        <w:p w14:paraId="63A09A72" w14:textId="77777777" w:rsidR="00C6019E" w:rsidRPr="00FB3CBC" w:rsidRDefault="00C6019E" w:rsidP="00223636">
                          <w:pPr>
                            <w:rPr>
                              <w:noProof/>
                              <w:sz w:val="20"/>
                              <w:szCs w:val="20"/>
                            </w:rPr>
                          </w:pPr>
                          <w:r w:rsidRPr="00FB3CBC">
                            <w:rPr>
                              <w:noProof/>
                              <w:sz w:val="20"/>
                              <w:szCs w:val="20"/>
                            </w:rPr>
                            <w:t>Booz Allen Hamilton 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134EA00" id="_x0000_t202" coordsize="21600,21600" o:spt="202" path="m,l,21600r21600,l21600,xe">
              <v:stroke joinstyle="miter"/>
              <v:path gradientshapeok="t" o:connecttype="rect"/>
            </v:shapetype>
            <v:shape id="Text Box 5" o:spid="_x0000_s1026" type="#_x0000_t202" alt="Booz Allen Hamilton Internal" style="position:absolute;margin-left:85.55pt;margin-top:0;width:136.75pt;height:27.2pt;z-index:251658243;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" filled="f" stroked="f">
              <v:textbox style="mso-fit-shape-to-text:t" inset="0,15pt,20pt,0">
                <w:txbxContent>
                  <w:p w14:paraId="63A09A72" w14:textId="77777777" w:rsidR="00C6019E" w:rsidRPr="00FB3CBC" w:rsidRDefault="00C6019E" w:rsidP="00223636">
                    <w:pPr>
                      <w:rPr>
                        <w:noProof/>
                        <w:sz w:val="20"/>
                        <w:szCs w:val="20"/>
                      </w:rPr>
                    </w:pPr>
                    <w:r w:rsidRPr="00FB3CBC">
                      <w:rPr>
                        <w:noProof/>
                        <w:sz w:val="20"/>
                        <w:szCs w:val="20"/>
                      </w:rPr>
                      <w:t>Booz Allen Hamilton 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31672" w14:textId="77777777" w:rsidR="00C6019E" w:rsidRDefault="00C6019E">
    <w:pPr>
      <w:pStyle w:val="Header"/>
    </w:pPr>
    <w:r>
      <w:rPr>
        <w:noProof/>
      </w:rPr>
      <mc:AlternateContent>
        <mc:Choice Requires="wps">
          <w:drawing>
            <wp:anchor distT="0" distB="0" distL="0" distR="0" simplePos="0" relativeHeight="251658244" behindDoc="0" locked="0" layoutInCell="1" allowOverlap="1" wp14:anchorId="51782BF9" wp14:editId="0A3BD6DD">
              <wp:simplePos x="635" y="635"/>
              <wp:positionH relativeFrom="page">
                <wp:align>right</wp:align>
              </wp:positionH>
              <wp:positionV relativeFrom="page">
                <wp:align>top</wp:align>
              </wp:positionV>
              <wp:extent cx="1736725" cy="345440"/>
              <wp:effectExtent l="0" t="0" r="0" b="10160"/>
              <wp:wrapNone/>
              <wp:docPr id="1383421295" name="Text Box 6" descr="Booz Allen Hamilton 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36725" cy="345440"/>
                      </a:xfrm>
                      <a:prstGeom prst="rect">
                        <a:avLst/>
                      </a:prstGeom>
                      <a:noFill/>
                      <a:ln>
                        <a:noFill/>
                      </a:ln>
                    </wps:spPr>
                    <wps:txbx>
                      <w:txbxContent>
                        <w:p w14:paraId="1771E9D5" w14:textId="77777777" w:rsidR="00C6019E" w:rsidRPr="00FB3CBC" w:rsidRDefault="00C6019E" w:rsidP="00223636">
                          <w:pPr>
                            <w:rPr>
                              <w:noProof/>
                              <w:sz w:val="20"/>
                              <w:szCs w:val="20"/>
                            </w:rPr>
                          </w:pPr>
                          <w:r w:rsidRPr="00FB3CBC">
                            <w:rPr>
                              <w:noProof/>
                              <w:sz w:val="20"/>
                              <w:szCs w:val="20"/>
                            </w:rPr>
                            <w:t>Booz Allen Hamilton 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1782BF9" id="_x0000_t202" coordsize="21600,21600" o:spt="202" path="m,l,21600r21600,l21600,xe">
              <v:stroke joinstyle="miter"/>
              <v:path gradientshapeok="t" o:connecttype="rect"/>
            </v:shapetype>
            <v:shape id="Text Box 6" o:spid="_x0000_s1027" type="#_x0000_t202" alt="Booz Allen Hamilton Internal" style="position:absolute;margin-left:85.55pt;margin-top:0;width:136.75pt;height:27.2pt;z-index:2516582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" filled="f" stroked="f">
              <v:textbox style="mso-fit-shape-to-text:t" inset="0,15pt,20pt,0">
                <w:txbxContent>
                  <w:p w14:paraId="1771E9D5" w14:textId="77777777" w:rsidR="00C6019E" w:rsidRPr="00FB3CBC" w:rsidRDefault="00C6019E" w:rsidP="00223636">
                    <w:pPr>
                      <w:rPr>
                        <w:noProof/>
                        <w:sz w:val="20"/>
                        <w:szCs w:val="20"/>
                      </w:rPr>
                    </w:pPr>
                    <w:r w:rsidRPr="00FB3CBC">
                      <w:rPr>
                        <w:noProof/>
                        <w:sz w:val="20"/>
                        <w:szCs w:val="20"/>
                      </w:rPr>
                      <w:t>Booz Allen Hamilton 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A3BE3" w14:textId="7C4A2331" w:rsidR="001F43D1" w:rsidRDefault="001F43D1">
    <w:pPr>
      <w:pStyle w:val="Header"/>
    </w:pPr>
    <w:r>
      <w:rPr>
        <w:noProof/>
        <w14:ligatures w14:val="standardContextual"/>
      </w:rPr>
      <mc:AlternateContent>
        <mc:Choice Requires="wps">
          <w:drawing>
            <wp:anchor distT="0" distB="0" distL="0" distR="0" simplePos="0" relativeHeight="251658241" behindDoc="0" locked="0" layoutInCell="1" allowOverlap="1" wp14:anchorId="43350317" wp14:editId="43198A39">
              <wp:simplePos x="635" y="635"/>
              <wp:positionH relativeFrom="page">
                <wp:align>right</wp:align>
              </wp:positionH>
              <wp:positionV relativeFrom="page">
                <wp:align>top</wp:align>
              </wp:positionV>
              <wp:extent cx="1736725" cy="357505"/>
              <wp:effectExtent l="0" t="0" r="0" b="10795"/>
              <wp:wrapNone/>
              <wp:docPr id="1625057316" name="Text Box 2" descr="Booz Allen Hamilton 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36725" cy="357505"/>
                      </a:xfrm>
                      <a:prstGeom prst="rect">
                        <a:avLst/>
                      </a:prstGeom>
                      <a:noFill/>
                      <a:ln>
                        <a:noFill/>
                      </a:ln>
                    </wps:spPr>
                    <wps:txbx>
                      <w:txbxContent>
                        <w:p w14:paraId="775C7E60" w14:textId="326931EC" w:rsidR="001F43D1" w:rsidRPr="001F43D1" w:rsidRDefault="001F43D1" w:rsidP="001F43D1">
                          <w:pPr>
                            <w:spacing w:after="0"/>
                            <w:rPr>
                              <w:noProof/>
                              <w:sz w:val="20"/>
                              <w:szCs w:val="20"/>
                            </w:rPr>
                          </w:pPr>
                          <w:r w:rsidRPr="001F43D1">
                            <w:rPr>
                              <w:noProof/>
                              <w:sz w:val="20"/>
                              <w:szCs w:val="20"/>
                            </w:rPr>
                            <w:t>Booz Allen Hamilton 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350317" id="_x0000_t202" coordsize="21600,21600" o:spt="202" path="m,l,21600r21600,l21600,xe">
              <v:stroke joinstyle="miter"/>
              <v:path gradientshapeok="t" o:connecttype="rect"/>
            </v:shapetype>
            <v:shape id="Text Box 2" o:spid="_x0000_s1028" type="#_x0000_t202" alt="Booz Allen Hamilton Internal" style="position:absolute;margin-left:85.55pt;margin-top:0;width:136.75pt;height:28.15pt;z-index:251658241;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" filled="f" stroked="f">
              <v:textbox style="mso-fit-shape-to-text:t" inset="0,15pt,20pt,0">
                <w:txbxContent>
                  <w:p w14:paraId="775C7E60" w14:textId="326931EC" w:rsidR="001F43D1" w:rsidRPr="001F43D1" w:rsidRDefault="001F43D1" w:rsidP="001F43D1">
                    <w:pPr>
                      <w:spacing w:after="0"/>
                      <w:rPr>
                        <w:noProof/>
                        <w:sz w:val="20"/>
                        <w:szCs w:val="20"/>
                      </w:rPr>
                    </w:pPr>
                    <w:r w:rsidRPr="001F43D1">
                      <w:rPr>
                        <w:noProof/>
                        <w:sz w:val="20"/>
                        <w:szCs w:val="20"/>
                      </w:rPr>
                      <w:t>Booz Allen Hamilton Internal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CE4A7" w14:textId="1D4CEA71" w:rsidR="001F43D1" w:rsidRDefault="001F43D1">
    <w:pPr>
      <w:pStyle w:val="Header"/>
    </w:pPr>
    <w:r>
      <w:rPr>
        <w:noProof/>
        <w14:ligatures w14:val="standardContextual"/>
      </w:rPr>
      <mc:AlternateContent>
        <mc:Choice Requires="wps">
          <w:drawing>
            <wp:anchor distT="0" distB="0" distL="0" distR="0" simplePos="0" relativeHeight="251658242" behindDoc="0" locked="0" layoutInCell="1" allowOverlap="1" wp14:anchorId="2ACAAC3F" wp14:editId="3ABDBAD7">
              <wp:simplePos x="0" y="0"/>
              <wp:positionH relativeFrom="page">
                <wp:align>right</wp:align>
              </wp:positionH>
              <wp:positionV relativeFrom="page">
                <wp:align>top</wp:align>
              </wp:positionV>
              <wp:extent cx="1736725" cy="357505"/>
              <wp:effectExtent l="0" t="0" r="0" b="10795"/>
              <wp:wrapNone/>
              <wp:docPr id="1845888525" name="Text Box 3" descr="Booz Allen Hamilton 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36725" cy="357505"/>
                      </a:xfrm>
                      <a:prstGeom prst="rect">
                        <a:avLst/>
                      </a:prstGeom>
                      <a:noFill/>
                      <a:ln>
                        <a:noFill/>
                      </a:ln>
                    </wps:spPr>
                    <wps:txbx>
                      <w:txbxContent>
                        <w:p w14:paraId="3FA52F1F" w14:textId="3F0D98EB" w:rsidR="001F43D1" w:rsidRPr="001F43D1" w:rsidRDefault="001F43D1" w:rsidP="001F43D1">
                          <w:pPr>
                            <w:spacing w:after="0"/>
                            <w:rPr>
                              <w:noProof/>
                              <w:sz w:val="20"/>
                              <w:szCs w:val="20"/>
                            </w:rPr>
                          </w:pPr>
                          <w:r w:rsidRPr="001F43D1">
                            <w:rPr>
                              <w:noProof/>
                              <w:sz w:val="20"/>
                              <w:szCs w:val="20"/>
                            </w:rPr>
                            <w:t>Booz Allen Hamilton 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ACAAC3F" id="_x0000_t202" coordsize="21600,21600" o:spt="202" path="m,l,21600r21600,l21600,xe">
              <v:stroke joinstyle="miter"/>
              <v:path gradientshapeok="t" o:connecttype="rect"/>
            </v:shapetype>
            <v:shape id="Text Box 3" o:spid="_x0000_s1029" type="#_x0000_t202" alt="Booz Allen Hamilton Internal" style="position:absolute;margin-left:85.55pt;margin-top:0;width:136.75pt;height:28.15pt;z-index:25165824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" filled="f" stroked="f">
              <v:textbox style="mso-fit-shape-to-text:t" inset="0,15pt,20pt,0">
                <w:txbxContent>
                  <w:p w14:paraId="3FA52F1F" w14:textId="3F0D98EB" w:rsidR="001F43D1" w:rsidRPr="001F43D1" w:rsidRDefault="001F43D1" w:rsidP="001F43D1">
                    <w:pPr>
                      <w:spacing w:after="0"/>
                      <w:rPr>
                        <w:noProof/>
                        <w:sz w:val="20"/>
                        <w:szCs w:val="20"/>
                      </w:rPr>
                    </w:pPr>
                    <w:r w:rsidRPr="001F43D1">
                      <w:rPr>
                        <w:noProof/>
                        <w:sz w:val="20"/>
                        <w:szCs w:val="20"/>
                      </w:rPr>
                      <w:t>Booz Allen Hamilton 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33449" w14:textId="7BD6E88F" w:rsidR="001F43D1" w:rsidRDefault="001F43D1">
    <w:pPr>
      <w:pStyle w:val="Header"/>
    </w:pPr>
    <w:r>
      <w:rPr>
        <w:noProof/>
        <w14:ligatures w14:val="standardContextual"/>
      </w:rPr>
      <mc:AlternateContent>
        <mc:Choice Requires="wps">
          <w:drawing>
            <wp:anchor distT="0" distB="0" distL="0" distR="0" simplePos="0" relativeHeight="251658240" behindDoc="0" locked="0" layoutInCell="1" allowOverlap="1" wp14:anchorId="7EA4A66A" wp14:editId="34ED6EE9">
              <wp:simplePos x="635" y="635"/>
              <wp:positionH relativeFrom="page">
                <wp:align>right</wp:align>
              </wp:positionH>
              <wp:positionV relativeFrom="page">
                <wp:align>top</wp:align>
              </wp:positionV>
              <wp:extent cx="1736725" cy="357505"/>
              <wp:effectExtent l="0" t="0" r="0" b="10795"/>
              <wp:wrapNone/>
              <wp:docPr id="1753158272" name="Text Box 1" descr="Booz Allen Hamilton 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36725" cy="357505"/>
                      </a:xfrm>
                      <a:prstGeom prst="rect">
                        <a:avLst/>
                      </a:prstGeom>
                      <a:noFill/>
                      <a:ln>
                        <a:noFill/>
                      </a:ln>
                    </wps:spPr>
                    <wps:txbx>
                      <w:txbxContent>
                        <w:p w14:paraId="2D87C18B" w14:textId="4C18C424" w:rsidR="001F43D1" w:rsidRPr="001F43D1" w:rsidRDefault="001F43D1" w:rsidP="001F43D1">
                          <w:pPr>
                            <w:spacing w:after="0"/>
                            <w:rPr>
                              <w:noProof/>
                              <w:sz w:val="20"/>
                              <w:szCs w:val="20"/>
                            </w:rPr>
                          </w:pPr>
                          <w:r w:rsidRPr="001F43D1">
                            <w:rPr>
                              <w:noProof/>
                              <w:sz w:val="20"/>
                              <w:szCs w:val="20"/>
                            </w:rPr>
                            <w:t>Booz Allen Hamilton 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EA4A66A" id="_x0000_t202" coordsize="21600,21600" o:spt="202" path="m,l,21600r21600,l21600,xe">
              <v:stroke joinstyle="miter"/>
              <v:path gradientshapeok="t" o:connecttype="rect"/>
            </v:shapetype>
            <v:shape id="Text Box 1" o:spid="_x0000_s1030" type="#_x0000_t202" alt="Booz Allen Hamilton Internal" style="position:absolute;margin-left:85.55pt;margin-top:0;width:136.75pt;height:28.1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" filled="f" stroked="f">
              <v:textbox style="mso-fit-shape-to-text:t" inset="0,15pt,20pt,0">
                <w:txbxContent>
                  <w:p w14:paraId="2D87C18B" w14:textId="4C18C424" w:rsidR="001F43D1" w:rsidRPr="001F43D1" w:rsidRDefault="001F43D1" w:rsidP="001F43D1">
                    <w:pPr>
                      <w:spacing w:after="0"/>
                      <w:rPr>
                        <w:noProof/>
                        <w:sz w:val="20"/>
                        <w:szCs w:val="20"/>
                      </w:rPr>
                    </w:pPr>
                    <w:r w:rsidRPr="001F43D1">
                      <w:rPr>
                        <w:noProof/>
                        <w:sz w:val="20"/>
                        <w:szCs w:val="20"/>
                      </w:rPr>
                      <w:t>Booz Allen Hamilton 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602F307D"/>
    <w:multiLevelType w:val="hybridMultilevel"/>
    <w:tmpl w:val="D1566882"/>
    <w:lvl w:ilvl="0" w:tplc="A866C45A">
      <w:start w:val="1"/>
      <w:numFmt w:val="decimal"/>
      <w:lvlText w:val="%1."/>
      <w:lvlJc w:val="left"/>
      <w:pPr>
        <w:ind w:left="360" w:hanging="360"/>
      </w:pPr>
      <w:rPr>
        <w:rFonts w:ascii="Trebuchet MS" w:eastAsia="Trebuchet MS" w:hAnsi="Trebuchet MS" w:cs="Trebuchet MS" w:hint="default"/>
        <w:w w:val="62"/>
        <w:sz w:val="20"/>
        <w:szCs w:val="20"/>
        <w:lang w:val="en-US" w:eastAsia="en-US" w:bidi="ar-SA"/>
      </w:rPr>
    </w:lvl>
    <w:lvl w:ilvl="1" w:tplc="62A4C214">
      <w:numFmt w:val="bullet"/>
      <w:lvlText w:val="•"/>
      <w:lvlJc w:val="left"/>
      <w:pPr>
        <w:ind w:left="1232" w:hanging="360"/>
      </w:pPr>
      <w:rPr>
        <w:rFonts w:hint="default"/>
        <w:lang w:val="en-US" w:eastAsia="en-US" w:bidi="ar-SA"/>
      </w:rPr>
    </w:lvl>
    <w:lvl w:ilvl="2" w:tplc="1026C04A">
      <w:numFmt w:val="bullet"/>
      <w:lvlText w:val="•"/>
      <w:lvlJc w:val="left"/>
      <w:pPr>
        <w:ind w:left="2104" w:hanging="360"/>
      </w:pPr>
      <w:rPr>
        <w:rFonts w:hint="default"/>
        <w:lang w:val="en-US" w:eastAsia="en-US" w:bidi="ar-SA"/>
      </w:rPr>
    </w:lvl>
    <w:lvl w:ilvl="3" w:tplc="49EA0F2C">
      <w:numFmt w:val="bullet"/>
      <w:lvlText w:val="•"/>
      <w:lvlJc w:val="left"/>
      <w:pPr>
        <w:ind w:left="2976" w:hanging="360"/>
      </w:pPr>
      <w:rPr>
        <w:rFonts w:hint="default"/>
        <w:lang w:val="en-US" w:eastAsia="en-US" w:bidi="ar-SA"/>
      </w:rPr>
    </w:lvl>
    <w:lvl w:ilvl="4" w:tplc="7FBE02CE">
      <w:numFmt w:val="bullet"/>
      <w:lvlText w:val="•"/>
      <w:lvlJc w:val="left"/>
      <w:pPr>
        <w:ind w:left="3848" w:hanging="360"/>
      </w:pPr>
      <w:rPr>
        <w:rFonts w:hint="default"/>
        <w:lang w:val="en-US" w:eastAsia="en-US" w:bidi="ar-SA"/>
      </w:rPr>
    </w:lvl>
    <w:lvl w:ilvl="5" w:tplc="F800A558">
      <w:numFmt w:val="bullet"/>
      <w:lvlText w:val="•"/>
      <w:lvlJc w:val="left"/>
      <w:pPr>
        <w:ind w:left="4720" w:hanging="360"/>
      </w:pPr>
      <w:rPr>
        <w:rFonts w:hint="default"/>
        <w:lang w:val="en-US" w:eastAsia="en-US" w:bidi="ar-SA"/>
      </w:rPr>
    </w:lvl>
    <w:lvl w:ilvl="6" w:tplc="A91073E4">
      <w:numFmt w:val="bullet"/>
      <w:lvlText w:val="•"/>
      <w:lvlJc w:val="left"/>
      <w:pPr>
        <w:ind w:left="5592" w:hanging="360"/>
      </w:pPr>
      <w:rPr>
        <w:rFonts w:hint="default"/>
        <w:lang w:val="en-US" w:eastAsia="en-US" w:bidi="ar-SA"/>
      </w:rPr>
    </w:lvl>
    <w:lvl w:ilvl="7" w:tplc="4AE0E15E">
      <w:numFmt w:val="bullet"/>
      <w:lvlText w:val="•"/>
      <w:lvlJc w:val="left"/>
      <w:pPr>
        <w:ind w:left="6464" w:hanging="360"/>
      </w:pPr>
      <w:rPr>
        <w:rFonts w:hint="default"/>
        <w:lang w:val="en-US" w:eastAsia="en-US" w:bidi="ar-SA"/>
      </w:rPr>
    </w:lvl>
    <w:lvl w:ilvl="8" w:tplc="7AAA6E7C">
      <w:numFmt w:val="bullet"/>
      <w:lvlText w:val="•"/>
      <w:lvlJc w:val="left"/>
      <w:pPr>
        <w:ind w:left="7336" w:hanging="360"/>
      </w:pPr>
      <w:rPr>
        <w:rFonts w:hint="default"/>
        <w:lang w:val="en-US" w:eastAsia="en-US" w:bidi="ar-SA"/>
      </w:rPr>
    </w:lvl>
  </w:abstractNum>
  <w:num w:numId="1" w16cid:durableId="1640648426">
    <w:abstractNumId w:val="2"/>
  </w:num>
  <w:num w:numId="2" w16cid:durableId="452291103">
    <w:abstractNumId w:val="0"/>
  </w:num>
  <w:num w:numId="3" w16cid:durableId="1938058524">
    <w:abstractNumId w:val="1"/>
  </w:num>
  <w:num w:numId="4" w16cid:durableId="1590834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ewart, Kelby [USA]">
    <w15:presenceInfo w15:providerId="AD" w15:userId="S::630086@bah.com::3fe9fc33-b2cb-435e-af59-5a7522520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3D1"/>
    <w:rsid w:val="000000CC"/>
    <w:rsid w:val="00003392"/>
    <w:rsid w:val="0000348E"/>
    <w:rsid w:val="00004F83"/>
    <w:rsid w:val="00010AF7"/>
    <w:rsid w:val="00013183"/>
    <w:rsid w:val="00015E64"/>
    <w:rsid w:val="00021108"/>
    <w:rsid w:val="00031A0C"/>
    <w:rsid w:val="000605EF"/>
    <w:rsid w:val="000647D4"/>
    <w:rsid w:val="000675C3"/>
    <w:rsid w:val="00077F54"/>
    <w:rsid w:val="000A45AF"/>
    <w:rsid w:val="000B2B30"/>
    <w:rsid w:val="000C0D82"/>
    <w:rsid w:val="000D0556"/>
    <w:rsid w:val="000D2B98"/>
    <w:rsid w:val="000E555C"/>
    <w:rsid w:val="000F1917"/>
    <w:rsid w:val="001217D8"/>
    <w:rsid w:val="001234D5"/>
    <w:rsid w:val="001401E3"/>
    <w:rsid w:val="0014052B"/>
    <w:rsid w:val="001432C1"/>
    <w:rsid w:val="00147479"/>
    <w:rsid w:val="00153D03"/>
    <w:rsid w:val="001579DC"/>
    <w:rsid w:val="00161761"/>
    <w:rsid w:val="001728C4"/>
    <w:rsid w:val="001A0D27"/>
    <w:rsid w:val="001A7FF2"/>
    <w:rsid w:val="001B2B3F"/>
    <w:rsid w:val="001B3CD5"/>
    <w:rsid w:val="001B6C43"/>
    <w:rsid w:val="001D5B18"/>
    <w:rsid w:val="001D5CAF"/>
    <w:rsid w:val="001D6B1C"/>
    <w:rsid w:val="001F43D1"/>
    <w:rsid w:val="0020045A"/>
    <w:rsid w:val="00202340"/>
    <w:rsid w:val="00211943"/>
    <w:rsid w:val="002124B4"/>
    <w:rsid w:val="00221DF2"/>
    <w:rsid w:val="00223636"/>
    <w:rsid w:val="00244B67"/>
    <w:rsid w:val="00245A94"/>
    <w:rsid w:val="00247EAB"/>
    <w:rsid w:val="00253B6A"/>
    <w:rsid w:val="00282486"/>
    <w:rsid w:val="00285785"/>
    <w:rsid w:val="00286064"/>
    <w:rsid w:val="00287087"/>
    <w:rsid w:val="002B1D77"/>
    <w:rsid w:val="002B6800"/>
    <w:rsid w:val="002B6D44"/>
    <w:rsid w:val="002D1FCB"/>
    <w:rsid w:val="002E794F"/>
    <w:rsid w:val="002E7F40"/>
    <w:rsid w:val="002F7768"/>
    <w:rsid w:val="00322E63"/>
    <w:rsid w:val="00324A12"/>
    <w:rsid w:val="00326D07"/>
    <w:rsid w:val="00333FD2"/>
    <w:rsid w:val="00341E88"/>
    <w:rsid w:val="003440B3"/>
    <w:rsid w:val="00351F1F"/>
    <w:rsid w:val="00365992"/>
    <w:rsid w:val="00377970"/>
    <w:rsid w:val="003864DE"/>
    <w:rsid w:val="003A5E94"/>
    <w:rsid w:val="003A6CCF"/>
    <w:rsid w:val="003C698E"/>
    <w:rsid w:val="003C77B8"/>
    <w:rsid w:val="003D160E"/>
    <w:rsid w:val="003D5829"/>
    <w:rsid w:val="003E5720"/>
    <w:rsid w:val="003F56B3"/>
    <w:rsid w:val="003F5C7B"/>
    <w:rsid w:val="003F65EF"/>
    <w:rsid w:val="00412019"/>
    <w:rsid w:val="00413218"/>
    <w:rsid w:val="00422D97"/>
    <w:rsid w:val="00426E07"/>
    <w:rsid w:val="00443675"/>
    <w:rsid w:val="0045035F"/>
    <w:rsid w:val="0045098F"/>
    <w:rsid w:val="004509F4"/>
    <w:rsid w:val="004549E0"/>
    <w:rsid w:val="00457904"/>
    <w:rsid w:val="004856B1"/>
    <w:rsid w:val="0048762F"/>
    <w:rsid w:val="004A2752"/>
    <w:rsid w:val="004A3DC0"/>
    <w:rsid w:val="004A4C94"/>
    <w:rsid w:val="004A7849"/>
    <w:rsid w:val="004B2880"/>
    <w:rsid w:val="004B7CBD"/>
    <w:rsid w:val="004C24BC"/>
    <w:rsid w:val="004C42DE"/>
    <w:rsid w:val="004C5357"/>
    <w:rsid w:val="004C643A"/>
    <w:rsid w:val="004F1723"/>
    <w:rsid w:val="00520B7D"/>
    <w:rsid w:val="00524333"/>
    <w:rsid w:val="00530112"/>
    <w:rsid w:val="00537755"/>
    <w:rsid w:val="00541184"/>
    <w:rsid w:val="00542640"/>
    <w:rsid w:val="0054676D"/>
    <w:rsid w:val="00552B86"/>
    <w:rsid w:val="005540CC"/>
    <w:rsid w:val="00554B43"/>
    <w:rsid w:val="005650A4"/>
    <w:rsid w:val="005664F0"/>
    <w:rsid w:val="00576BAB"/>
    <w:rsid w:val="005B5B30"/>
    <w:rsid w:val="005B5DA4"/>
    <w:rsid w:val="005B6B5E"/>
    <w:rsid w:val="005C616D"/>
    <w:rsid w:val="005D2DAB"/>
    <w:rsid w:val="005F0264"/>
    <w:rsid w:val="005F0E67"/>
    <w:rsid w:val="005F185D"/>
    <w:rsid w:val="005F6566"/>
    <w:rsid w:val="0060054E"/>
    <w:rsid w:val="00600F33"/>
    <w:rsid w:val="006212BA"/>
    <w:rsid w:val="00624307"/>
    <w:rsid w:val="00646938"/>
    <w:rsid w:val="00652445"/>
    <w:rsid w:val="00666082"/>
    <w:rsid w:val="006725A3"/>
    <w:rsid w:val="00672C02"/>
    <w:rsid w:val="006A21FE"/>
    <w:rsid w:val="006B49CF"/>
    <w:rsid w:val="006B4CB4"/>
    <w:rsid w:val="006C043C"/>
    <w:rsid w:val="006C3234"/>
    <w:rsid w:val="006D1025"/>
    <w:rsid w:val="006D26D9"/>
    <w:rsid w:val="006E2944"/>
    <w:rsid w:val="006E41EE"/>
    <w:rsid w:val="006E72F8"/>
    <w:rsid w:val="00703A26"/>
    <w:rsid w:val="0070549B"/>
    <w:rsid w:val="007119B2"/>
    <w:rsid w:val="00713057"/>
    <w:rsid w:val="007151EC"/>
    <w:rsid w:val="007172A7"/>
    <w:rsid w:val="00727EBA"/>
    <w:rsid w:val="0073116E"/>
    <w:rsid w:val="007313FE"/>
    <w:rsid w:val="007348CE"/>
    <w:rsid w:val="007364B1"/>
    <w:rsid w:val="0073725B"/>
    <w:rsid w:val="00744106"/>
    <w:rsid w:val="00762446"/>
    <w:rsid w:val="00766450"/>
    <w:rsid w:val="00766916"/>
    <w:rsid w:val="00767145"/>
    <w:rsid w:val="0077745F"/>
    <w:rsid w:val="0078334A"/>
    <w:rsid w:val="007908BA"/>
    <w:rsid w:val="00794A99"/>
    <w:rsid w:val="007A6CF3"/>
    <w:rsid w:val="007D6D33"/>
    <w:rsid w:val="007D78B6"/>
    <w:rsid w:val="007F405C"/>
    <w:rsid w:val="007F5C80"/>
    <w:rsid w:val="0081087C"/>
    <w:rsid w:val="00811728"/>
    <w:rsid w:val="00821901"/>
    <w:rsid w:val="008262E1"/>
    <w:rsid w:val="008311CD"/>
    <w:rsid w:val="0083592F"/>
    <w:rsid w:val="00836770"/>
    <w:rsid w:val="0085597F"/>
    <w:rsid w:val="0085762A"/>
    <w:rsid w:val="00867420"/>
    <w:rsid w:val="00867CA4"/>
    <w:rsid w:val="008730F2"/>
    <w:rsid w:val="00877194"/>
    <w:rsid w:val="00880CBE"/>
    <w:rsid w:val="0088272E"/>
    <w:rsid w:val="008951A5"/>
    <w:rsid w:val="008968FA"/>
    <w:rsid w:val="008A59BC"/>
    <w:rsid w:val="008B0A61"/>
    <w:rsid w:val="008B249C"/>
    <w:rsid w:val="008B7DEE"/>
    <w:rsid w:val="008D0E82"/>
    <w:rsid w:val="008D1FC6"/>
    <w:rsid w:val="008E2237"/>
    <w:rsid w:val="008F4E78"/>
    <w:rsid w:val="008F78F1"/>
    <w:rsid w:val="00926F09"/>
    <w:rsid w:val="009321D0"/>
    <w:rsid w:val="00932F3F"/>
    <w:rsid w:val="00942CD1"/>
    <w:rsid w:val="00944FC7"/>
    <w:rsid w:val="009461E5"/>
    <w:rsid w:val="00961BD0"/>
    <w:rsid w:val="009878DF"/>
    <w:rsid w:val="00992B93"/>
    <w:rsid w:val="009931AC"/>
    <w:rsid w:val="00997686"/>
    <w:rsid w:val="0099773D"/>
    <w:rsid w:val="009A7166"/>
    <w:rsid w:val="009A7D45"/>
    <w:rsid w:val="009B175A"/>
    <w:rsid w:val="009B2C36"/>
    <w:rsid w:val="009C2F14"/>
    <w:rsid w:val="009C3384"/>
    <w:rsid w:val="009D2E74"/>
    <w:rsid w:val="009E0F5F"/>
    <w:rsid w:val="009E1A27"/>
    <w:rsid w:val="009E3FEC"/>
    <w:rsid w:val="009E72E9"/>
    <w:rsid w:val="00A03F11"/>
    <w:rsid w:val="00A06552"/>
    <w:rsid w:val="00A12159"/>
    <w:rsid w:val="00A214E9"/>
    <w:rsid w:val="00A300F3"/>
    <w:rsid w:val="00A318B7"/>
    <w:rsid w:val="00A42088"/>
    <w:rsid w:val="00A45C39"/>
    <w:rsid w:val="00A50F75"/>
    <w:rsid w:val="00A822BB"/>
    <w:rsid w:val="00A96E10"/>
    <w:rsid w:val="00AA4932"/>
    <w:rsid w:val="00AA560B"/>
    <w:rsid w:val="00AB54DB"/>
    <w:rsid w:val="00AC0813"/>
    <w:rsid w:val="00AD172B"/>
    <w:rsid w:val="00B0359A"/>
    <w:rsid w:val="00B04F0C"/>
    <w:rsid w:val="00B2117D"/>
    <w:rsid w:val="00B214F7"/>
    <w:rsid w:val="00B30AA9"/>
    <w:rsid w:val="00B320AC"/>
    <w:rsid w:val="00B44E6A"/>
    <w:rsid w:val="00B50488"/>
    <w:rsid w:val="00B9559E"/>
    <w:rsid w:val="00B966F2"/>
    <w:rsid w:val="00B96E42"/>
    <w:rsid w:val="00BA6A7B"/>
    <w:rsid w:val="00BB6F80"/>
    <w:rsid w:val="00BC435D"/>
    <w:rsid w:val="00BD7DFF"/>
    <w:rsid w:val="00BF0A28"/>
    <w:rsid w:val="00BF4C0A"/>
    <w:rsid w:val="00C0600E"/>
    <w:rsid w:val="00C44133"/>
    <w:rsid w:val="00C54229"/>
    <w:rsid w:val="00C6019E"/>
    <w:rsid w:val="00C605E4"/>
    <w:rsid w:val="00C658D5"/>
    <w:rsid w:val="00C662F0"/>
    <w:rsid w:val="00C70535"/>
    <w:rsid w:val="00C84D2B"/>
    <w:rsid w:val="00C90F43"/>
    <w:rsid w:val="00C91C15"/>
    <w:rsid w:val="00CA1626"/>
    <w:rsid w:val="00CA5DBB"/>
    <w:rsid w:val="00CA61CD"/>
    <w:rsid w:val="00CB009D"/>
    <w:rsid w:val="00CB28FE"/>
    <w:rsid w:val="00CC32AE"/>
    <w:rsid w:val="00CD0F5E"/>
    <w:rsid w:val="00CD15B1"/>
    <w:rsid w:val="00CE32B4"/>
    <w:rsid w:val="00CF20D9"/>
    <w:rsid w:val="00CF29BB"/>
    <w:rsid w:val="00D0301B"/>
    <w:rsid w:val="00D24D8F"/>
    <w:rsid w:val="00D34840"/>
    <w:rsid w:val="00D35D54"/>
    <w:rsid w:val="00D379CD"/>
    <w:rsid w:val="00D56624"/>
    <w:rsid w:val="00D6070B"/>
    <w:rsid w:val="00D641F0"/>
    <w:rsid w:val="00D64807"/>
    <w:rsid w:val="00D66B0A"/>
    <w:rsid w:val="00D675FF"/>
    <w:rsid w:val="00D82607"/>
    <w:rsid w:val="00D84531"/>
    <w:rsid w:val="00D92E25"/>
    <w:rsid w:val="00D97061"/>
    <w:rsid w:val="00DB64DC"/>
    <w:rsid w:val="00DB6D74"/>
    <w:rsid w:val="00DB7F20"/>
    <w:rsid w:val="00DC0FA1"/>
    <w:rsid w:val="00DC3164"/>
    <w:rsid w:val="00DC6C3A"/>
    <w:rsid w:val="00DD4927"/>
    <w:rsid w:val="00DF1DEB"/>
    <w:rsid w:val="00DF6453"/>
    <w:rsid w:val="00DF7D3E"/>
    <w:rsid w:val="00E01638"/>
    <w:rsid w:val="00E118BD"/>
    <w:rsid w:val="00E13F65"/>
    <w:rsid w:val="00E1486E"/>
    <w:rsid w:val="00E163CE"/>
    <w:rsid w:val="00E17D3B"/>
    <w:rsid w:val="00E21B2F"/>
    <w:rsid w:val="00E27B13"/>
    <w:rsid w:val="00E27B90"/>
    <w:rsid w:val="00E304C7"/>
    <w:rsid w:val="00E37438"/>
    <w:rsid w:val="00E42960"/>
    <w:rsid w:val="00E44595"/>
    <w:rsid w:val="00E5090E"/>
    <w:rsid w:val="00E534F1"/>
    <w:rsid w:val="00E65FC2"/>
    <w:rsid w:val="00E704DA"/>
    <w:rsid w:val="00E7172C"/>
    <w:rsid w:val="00E72203"/>
    <w:rsid w:val="00E7234D"/>
    <w:rsid w:val="00E76DB7"/>
    <w:rsid w:val="00E81456"/>
    <w:rsid w:val="00E90498"/>
    <w:rsid w:val="00E935FB"/>
    <w:rsid w:val="00EA2C71"/>
    <w:rsid w:val="00EB3FDC"/>
    <w:rsid w:val="00EB6AC3"/>
    <w:rsid w:val="00EC636A"/>
    <w:rsid w:val="00ED06C0"/>
    <w:rsid w:val="00EE0BF0"/>
    <w:rsid w:val="00F05D15"/>
    <w:rsid w:val="00F51DFC"/>
    <w:rsid w:val="00F60E6B"/>
    <w:rsid w:val="00F610D4"/>
    <w:rsid w:val="00F61543"/>
    <w:rsid w:val="00F65D2C"/>
    <w:rsid w:val="00F91BA5"/>
    <w:rsid w:val="00F94882"/>
    <w:rsid w:val="00FB72A1"/>
    <w:rsid w:val="00FB7A7E"/>
    <w:rsid w:val="00FC37E1"/>
    <w:rsid w:val="00FD1A7D"/>
    <w:rsid w:val="00FD6146"/>
    <w:rsid w:val="00FD7433"/>
    <w:rsid w:val="00FE569C"/>
    <w:rsid w:val="00FF1653"/>
    <w:rsid w:val="00FF5281"/>
    <w:rsid w:val="0310E3DE"/>
    <w:rsid w:val="0D05653C"/>
    <w:rsid w:val="1FFE26D0"/>
    <w:rsid w:val="4C6BF982"/>
    <w:rsid w:val="657399F7"/>
    <w:rsid w:val="69A2A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B0322"/>
  <w15:chartTrackingRefBased/>
  <w15:docId w15:val="{B140F387-2BEA-4FC2-AD3A-88089AEEC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3D1"/>
    <w:pPr>
      <w:spacing w:after="160" w:line="259" w:lineRule="auto"/>
    </w:pPr>
    <w:rPr>
      <w:rFonts w:ascii="Calibri" w:eastAsia="Calibri" w:hAnsi="Calibri" w:cs="Calibri"/>
      <w:color w:val="000000"/>
      <w:kern w:val="0"/>
      <w:szCs w:val="22"/>
      <w14:ligatures w14:val="none"/>
    </w:rPr>
  </w:style>
  <w:style w:type="paragraph" w:styleId="Heading1">
    <w:name w:val="heading 1"/>
    <w:basedOn w:val="Normal"/>
    <w:next w:val="Normal"/>
    <w:link w:val="Heading1Char"/>
    <w:uiPriority w:val="9"/>
    <w:qFormat/>
    <w:rsid w:val="001F43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3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3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43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43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3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3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3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3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3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3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1F43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43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43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3D1"/>
    <w:rPr>
      <w:rFonts w:eastAsiaTheme="majorEastAsia" w:cstheme="majorBidi"/>
      <w:color w:val="272727" w:themeColor="text1" w:themeTint="D8"/>
    </w:rPr>
  </w:style>
  <w:style w:type="paragraph" w:styleId="Title">
    <w:name w:val="Title"/>
    <w:basedOn w:val="Normal"/>
    <w:next w:val="Normal"/>
    <w:link w:val="TitleChar"/>
    <w:uiPriority w:val="10"/>
    <w:qFormat/>
    <w:rsid w:val="001F43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3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3D1"/>
    <w:pPr>
      <w:spacing w:before="160"/>
      <w:jc w:val="center"/>
    </w:pPr>
    <w:rPr>
      <w:i/>
      <w:iCs/>
      <w:color w:val="404040" w:themeColor="text1" w:themeTint="BF"/>
    </w:rPr>
  </w:style>
  <w:style w:type="character" w:customStyle="1" w:styleId="QuoteChar">
    <w:name w:val="Quote Char"/>
    <w:basedOn w:val="DefaultParagraphFont"/>
    <w:link w:val="Quote"/>
    <w:uiPriority w:val="29"/>
    <w:rsid w:val="001F43D1"/>
    <w:rPr>
      <w:i/>
      <w:iCs/>
      <w:color w:val="404040" w:themeColor="text1" w:themeTint="BF"/>
    </w:rPr>
  </w:style>
  <w:style w:type="paragraph" w:styleId="ListParagraph">
    <w:name w:val="List Paragraph"/>
    <w:basedOn w:val="Normal"/>
    <w:uiPriority w:val="1"/>
    <w:qFormat/>
    <w:rsid w:val="001F43D1"/>
    <w:pPr>
      <w:ind w:left="720"/>
      <w:contextualSpacing/>
    </w:pPr>
  </w:style>
  <w:style w:type="character" w:styleId="IntenseEmphasis">
    <w:name w:val="Intense Emphasis"/>
    <w:basedOn w:val="DefaultParagraphFont"/>
    <w:uiPriority w:val="21"/>
    <w:qFormat/>
    <w:rsid w:val="001F43D1"/>
    <w:rPr>
      <w:i/>
      <w:iCs/>
      <w:color w:val="0F4761" w:themeColor="accent1" w:themeShade="BF"/>
    </w:rPr>
  </w:style>
  <w:style w:type="paragraph" w:styleId="IntenseQuote">
    <w:name w:val="Intense Quote"/>
    <w:basedOn w:val="Normal"/>
    <w:next w:val="Normal"/>
    <w:link w:val="IntenseQuoteChar"/>
    <w:uiPriority w:val="30"/>
    <w:qFormat/>
    <w:rsid w:val="001F43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3D1"/>
    <w:rPr>
      <w:i/>
      <w:iCs/>
      <w:color w:val="0F4761" w:themeColor="accent1" w:themeShade="BF"/>
    </w:rPr>
  </w:style>
  <w:style w:type="character" w:styleId="IntenseReference">
    <w:name w:val="Intense Reference"/>
    <w:basedOn w:val="DefaultParagraphFont"/>
    <w:uiPriority w:val="32"/>
    <w:qFormat/>
    <w:rsid w:val="001F43D1"/>
    <w:rPr>
      <w:b/>
      <w:bCs/>
      <w:smallCaps/>
      <w:color w:val="0F4761" w:themeColor="accent1" w:themeShade="BF"/>
      <w:spacing w:val="5"/>
    </w:rPr>
  </w:style>
  <w:style w:type="paragraph" w:styleId="TOC1">
    <w:name w:val="toc 1"/>
    <w:hidden/>
    <w:uiPriority w:val="39"/>
    <w:rsid w:val="001F43D1"/>
    <w:pPr>
      <w:spacing w:after="160" w:line="259" w:lineRule="auto"/>
      <w:ind w:left="15" w:right="15"/>
    </w:pPr>
    <w:rPr>
      <w:rFonts w:ascii="Calibri" w:eastAsia="Calibri" w:hAnsi="Calibri" w:cs="Calibri"/>
      <w:color w:val="000000"/>
      <w:kern w:val="0"/>
      <w:sz w:val="22"/>
      <w:szCs w:val="22"/>
      <w14:ligatures w14:val="none"/>
    </w:rPr>
  </w:style>
  <w:style w:type="paragraph" w:styleId="TOC2">
    <w:name w:val="toc 2"/>
    <w:hidden/>
    <w:uiPriority w:val="39"/>
    <w:rsid w:val="001F43D1"/>
    <w:pPr>
      <w:spacing w:after="160" w:line="259" w:lineRule="auto"/>
      <w:ind w:left="15" w:right="15"/>
    </w:pPr>
    <w:rPr>
      <w:rFonts w:ascii="Calibri" w:eastAsia="Calibri" w:hAnsi="Calibri" w:cs="Calibri"/>
      <w:color w:val="000000"/>
      <w:kern w:val="0"/>
      <w:sz w:val="22"/>
      <w:szCs w:val="22"/>
      <w14:ligatures w14:val="none"/>
    </w:rPr>
  </w:style>
  <w:style w:type="character" w:styleId="Hyperlink">
    <w:name w:val="Hyperlink"/>
    <w:basedOn w:val="DefaultParagraphFont"/>
    <w:uiPriority w:val="99"/>
    <w:unhideWhenUsed/>
    <w:rsid w:val="001F43D1"/>
    <w:rPr>
      <w:color w:val="467886" w:themeColor="hyperlink"/>
      <w:u w:val="single"/>
    </w:rPr>
  </w:style>
  <w:style w:type="paragraph" w:styleId="TOCHeading">
    <w:name w:val="TOC Heading"/>
    <w:basedOn w:val="Heading1"/>
    <w:next w:val="Normal"/>
    <w:uiPriority w:val="39"/>
    <w:unhideWhenUsed/>
    <w:qFormat/>
    <w:rsid w:val="001F43D1"/>
    <w:pPr>
      <w:spacing w:before="240" w:after="0"/>
      <w:outlineLvl w:val="9"/>
    </w:pPr>
    <w:rPr>
      <w:sz w:val="32"/>
      <w:szCs w:val="32"/>
    </w:rPr>
  </w:style>
  <w:style w:type="paragraph" w:styleId="TOC3">
    <w:name w:val="toc 3"/>
    <w:basedOn w:val="Normal"/>
    <w:next w:val="Normal"/>
    <w:autoRedefine/>
    <w:uiPriority w:val="39"/>
    <w:unhideWhenUsed/>
    <w:rsid w:val="001F43D1"/>
    <w:pPr>
      <w:spacing w:after="100"/>
      <w:ind w:left="440"/>
    </w:pPr>
  </w:style>
  <w:style w:type="paragraph" w:styleId="Header">
    <w:name w:val="header"/>
    <w:basedOn w:val="Normal"/>
    <w:link w:val="HeaderChar"/>
    <w:uiPriority w:val="99"/>
    <w:unhideWhenUsed/>
    <w:rsid w:val="001F4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3D1"/>
    <w:rPr>
      <w:rFonts w:ascii="Calibri" w:eastAsia="Calibri" w:hAnsi="Calibri" w:cs="Calibri"/>
      <w:color w:val="000000"/>
      <w:kern w:val="0"/>
      <w:szCs w:val="22"/>
      <w14:ligatures w14:val="none"/>
    </w:rPr>
  </w:style>
  <w:style w:type="paragraph" w:styleId="BodyText">
    <w:name w:val="Body Text"/>
    <w:basedOn w:val="Normal"/>
    <w:link w:val="BodyTextChar"/>
    <w:uiPriority w:val="1"/>
    <w:qFormat/>
    <w:rsid w:val="00C6019E"/>
    <w:pPr>
      <w:widowControl w:val="0"/>
      <w:autoSpaceDE w:val="0"/>
      <w:autoSpaceDN w:val="0"/>
      <w:spacing w:after="0" w:line="240" w:lineRule="auto"/>
    </w:pPr>
    <w:rPr>
      <w:rFonts w:ascii="Trebuchet MS" w:eastAsia="Trebuchet MS" w:hAnsi="Trebuchet MS" w:cs="Trebuchet MS"/>
      <w:color w:val="auto"/>
      <w:szCs w:val="24"/>
    </w:rPr>
  </w:style>
  <w:style w:type="character" w:customStyle="1" w:styleId="BodyTextChar">
    <w:name w:val="Body Text Char"/>
    <w:basedOn w:val="DefaultParagraphFont"/>
    <w:link w:val="BodyText"/>
    <w:uiPriority w:val="1"/>
    <w:rsid w:val="00C6019E"/>
    <w:rPr>
      <w:rFonts w:ascii="Trebuchet MS" w:eastAsia="Trebuchet MS" w:hAnsi="Trebuchet MS" w:cs="Trebuchet MS"/>
      <w:kern w:val="0"/>
      <w14:ligatures w14:val="none"/>
    </w:rPr>
  </w:style>
  <w:style w:type="paragraph" w:styleId="Footer">
    <w:name w:val="footer"/>
    <w:basedOn w:val="Normal"/>
    <w:link w:val="FooterChar"/>
    <w:uiPriority w:val="99"/>
    <w:unhideWhenUsed/>
    <w:rsid w:val="00C6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19E"/>
    <w:rPr>
      <w:rFonts w:ascii="Calibri" w:eastAsia="Calibri" w:hAnsi="Calibri" w:cs="Calibri"/>
      <w:color w:val="000000"/>
      <w:kern w:val="0"/>
      <w:szCs w:val="22"/>
      <w14:ligatures w14:val="none"/>
    </w:rPr>
  </w:style>
  <w:style w:type="character" w:styleId="FollowedHyperlink">
    <w:name w:val="FollowedHyperlink"/>
    <w:basedOn w:val="DefaultParagraphFont"/>
    <w:uiPriority w:val="99"/>
    <w:semiHidden/>
    <w:unhideWhenUsed/>
    <w:rsid w:val="00C6019E"/>
    <w:rPr>
      <w:color w:val="96607D" w:themeColor="followedHyperlink"/>
      <w:u w:val="single"/>
    </w:rPr>
  </w:style>
  <w:style w:type="character" w:styleId="UnresolvedMention">
    <w:name w:val="Unresolved Mention"/>
    <w:basedOn w:val="DefaultParagraphFont"/>
    <w:uiPriority w:val="99"/>
    <w:semiHidden/>
    <w:unhideWhenUsed/>
    <w:rsid w:val="00004F83"/>
    <w:rPr>
      <w:color w:val="605E5C"/>
      <w:shd w:val="clear" w:color="auto" w:fill="E1DFDD"/>
    </w:rPr>
  </w:style>
  <w:style w:type="paragraph" w:styleId="Revision">
    <w:name w:val="Revision"/>
    <w:hidden/>
    <w:uiPriority w:val="99"/>
    <w:semiHidden/>
    <w:rsid w:val="003D160E"/>
    <w:rPr>
      <w:rFonts w:ascii="Calibri" w:eastAsia="Calibri" w:hAnsi="Calibri" w:cs="Calibri"/>
      <w:color w:val="000000"/>
      <w:kern w:val="0"/>
      <w:szCs w:val="22"/>
      <w14:ligatures w14:val="none"/>
    </w:rPr>
  </w:style>
  <w:style w:type="character" w:styleId="CommentReference">
    <w:name w:val="annotation reference"/>
    <w:basedOn w:val="DefaultParagraphFont"/>
    <w:uiPriority w:val="99"/>
    <w:semiHidden/>
    <w:unhideWhenUsed/>
    <w:rsid w:val="0048762F"/>
    <w:rPr>
      <w:sz w:val="16"/>
      <w:szCs w:val="16"/>
    </w:rPr>
  </w:style>
  <w:style w:type="paragraph" w:styleId="CommentText">
    <w:name w:val="annotation text"/>
    <w:basedOn w:val="Normal"/>
    <w:link w:val="CommentTextChar"/>
    <w:uiPriority w:val="99"/>
    <w:unhideWhenUsed/>
    <w:rsid w:val="0048762F"/>
    <w:pPr>
      <w:spacing w:line="240" w:lineRule="auto"/>
    </w:pPr>
    <w:rPr>
      <w:sz w:val="20"/>
      <w:szCs w:val="20"/>
    </w:rPr>
  </w:style>
  <w:style w:type="character" w:customStyle="1" w:styleId="CommentTextChar">
    <w:name w:val="Comment Text Char"/>
    <w:basedOn w:val="DefaultParagraphFont"/>
    <w:link w:val="CommentText"/>
    <w:uiPriority w:val="99"/>
    <w:rsid w:val="0048762F"/>
    <w:rPr>
      <w:rFonts w:ascii="Calibri" w:eastAsia="Calibri" w:hAnsi="Calibri" w:cs="Calibri"/>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8762F"/>
    <w:rPr>
      <w:b/>
      <w:bCs/>
    </w:rPr>
  </w:style>
  <w:style w:type="character" w:customStyle="1" w:styleId="CommentSubjectChar">
    <w:name w:val="Comment Subject Char"/>
    <w:basedOn w:val="CommentTextChar"/>
    <w:link w:val="CommentSubject"/>
    <w:uiPriority w:val="99"/>
    <w:semiHidden/>
    <w:rsid w:val="0048762F"/>
    <w:rPr>
      <w:rFonts w:ascii="Calibri" w:eastAsia="Calibri" w:hAnsi="Calibri" w:cs="Calibri"/>
      <w:b/>
      <w:bCs/>
      <w:color w:val="000000"/>
      <w:kern w:val="0"/>
      <w:sz w:val="20"/>
      <w:szCs w:val="20"/>
      <w14:ligatures w14:val="none"/>
    </w:rPr>
  </w:style>
  <w:style w:type="character" w:styleId="Mention">
    <w:name w:val="Mention"/>
    <w:basedOn w:val="DefaultParagraphFont"/>
    <w:uiPriority w:val="99"/>
    <w:unhideWhenUsed/>
    <w:rsid w:val="001D5B1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4.jpeg"/><Relationship Id="rId1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hyperlink" Target="https://www.va.gov/burials-and-memorials/pre-need/form-10007-apply-for-eligibility/introductio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header" Target="header2.xm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cd5421d6-bb86-4745-9d88-ca311fb131d4" xsi:nil="true"/>
    <Score_October2023 xmlns="cd5421d6-bb86-4745-9d88-ca311fb131d4" xsi:nil="true"/>
    <ReviewedBy xmlns="cd5421d6-bb86-4745-9d88-ca311fb131d4">
      <UserInfo>
        <DisplayName/>
        <AccountId xsi:nil="true"/>
        <AccountType/>
      </UserInfo>
    </ReviewedBy>
    <Owner_x002f_SharepointLocation xmlns="cd5421d6-bb86-4745-9d88-ca311fb131d4" xsi:nil="true"/>
    <TaxCatchAll xmlns="74ea459b-7bbf-43af-834e-d16fbea12f70" xsi:nil="true"/>
    <lcf76f155ced4ddcb4097134ff3c332f xmlns="cd5421d6-bb86-4745-9d88-ca311fb131d4">
      <Terms xmlns="http://schemas.microsoft.com/office/infopath/2007/PartnerControls"/>
    </lcf76f155ced4ddcb4097134ff3c332f>
    <Role xmlns="cd5421d6-bb86-4745-9d88-ca311fb131d4"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0431B6DA844C84EB930CE9680108F75" ma:contentTypeVersion="23" ma:contentTypeDescription="Create a new document." ma:contentTypeScope="" ma:versionID="4ec231237ce8cbde56cd67faa2eff5c1">
  <xsd:schema xmlns:xsd="http://www.w3.org/2001/XMLSchema" xmlns:xs="http://www.w3.org/2001/XMLSchema" xmlns:p="http://schemas.microsoft.com/office/2006/metadata/properties" xmlns:ns1="http://schemas.microsoft.com/sharepoint/v3" xmlns:ns2="cd5421d6-bb86-4745-9d88-ca311fb131d4" xmlns:ns3="ad54828c-6a0f-47fa-a051-2b1ea8cb5208" xmlns:ns4="74ea459b-7bbf-43af-834e-d16fbea12f70" targetNamespace="http://schemas.microsoft.com/office/2006/metadata/properties" ma:root="true" ma:fieldsID="aea902842d0d2780e0b822c81bb7368b" ns1:_="" ns2:_="" ns3:_="" ns4:_="">
    <xsd:import namespace="http://schemas.microsoft.com/sharepoint/v3"/>
    <xsd:import namespace="cd5421d6-bb86-4745-9d88-ca311fb131d4"/>
    <xsd:import namespace="ad54828c-6a0f-47fa-a051-2b1ea8cb5208"/>
    <xsd:import namespace="74ea459b-7bbf-43af-834e-d16fbea12f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LengthInSecond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Owner_x002f_SharepointLocation" minOccurs="0"/>
                <xsd:element ref="ns2:Category" minOccurs="0"/>
                <xsd:element ref="ns2:Score_October2023" minOccurs="0"/>
                <xsd:element ref="ns2:ReviewedBy" minOccurs="0"/>
                <xsd:element ref="ns2:Rol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8" nillable="true" ma:displayName="Unified Compliance Policy Properties" ma:hidden="true" ma:internalName="_ip_UnifiedCompliancePolicyProperties">
      <xsd:simpleType>
        <xsd:restriction base="dms:Note"/>
      </xsd:simpleType>
    </xsd:element>
    <xsd:element name="_ip_UnifiedCompliancePolicyUIAction" ma:index="2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5421d6-bb86-4745-9d88-ca311fb131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descriptio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6d29a467-ccb3-40ae-b171-e388b769af89"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description="" ma:indexed="true" ma:internalName="MediaServiceLocation" ma:readOnly="true">
      <xsd:simpleType>
        <xsd:restriction base="dms:Text"/>
      </xsd:simpleType>
    </xsd:element>
    <xsd:element name="Owner_x002f_SharepointLocation" ma:index="23" nillable="true" ma:displayName="Owner/Sharepoint Location" ma:format="Dropdown" ma:internalName="Owner_x002f_SharepointLocation">
      <xsd:simpleType>
        <xsd:restriction base="dms:Note">
          <xsd:maxLength value="255"/>
        </xsd:restriction>
      </xsd:simpleType>
    </xsd:element>
    <xsd:element name="Category" ma:index="24" nillable="true" ma:displayName="Category" ma:format="Dropdown" ma:internalName="Category">
      <xsd:simpleType>
        <xsd:restriction base="dms:Text">
          <xsd:maxLength value="255"/>
        </xsd:restriction>
      </xsd:simpleType>
    </xsd:element>
    <xsd:element name="Score_October2023" ma:index="25" nillable="true" ma:displayName="Score_October 2023" ma:format="Dropdown" ma:internalName="Score_October2023" ma:percentage="FALSE">
      <xsd:simpleType>
        <xsd:restriction base="dms:Number"/>
      </xsd:simpleType>
    </xsd:element>
    <xsd:element name="ReviewedBy" ma:index="26" nillable="true" ma:displayName="Reviewed By" ma:format="Dropdown" ma:list="UserInfo" ma:SharePointGroup="0" ma:internalName="Review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ole" ma:index="27" nillable="true" ma:displayName="Role" ma:description="Role that is responsible for owning and maintaining document. " ma:format="Dropdown" ma:internalName="Role">
      <xsd:simpleType>
        <xsd:restriction base="dms:Choice">
          <xsd:enumeration value="PIMs"/>
          <xsd:enumeration value="Scrum Masters"/>
          <xsd:enumeration value="Leads"/>
          <xsd:enumeration value="PORS"/>
          <xsd:enumeration value="DEVs"/>
          <xsd:enumeration value="QA's"/>
          <xsd:enumeration value="RTE's"/>
        </xsd:restriction>
      </xsd:simpleType>
    </xsd:element>
  </xsd:schema>
  <xsd:schema xmlns:xsd="http://www.w3.org/2001/XMLSchema" xmlns:xs="http://www.w3.org/2001/XMLSchema" xmlns:dms="http://schemas.microsoft.com/office/2006/documentManagement/types" xmlns:pc="http://schemas.microsoft.com/office/infopath/2007/PartnerControls" targetNamespace="ad54828c-6a0f-47fa-a051-2b1ea8cb52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ea459b-7bbf-43af-834e-d16fbea12f7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053f1dc-2999-4f80-8f96-285a6445f05e}" ma:internalName="TaxCatchAll" ma:showField="CatchAllData" ma:web="ad54828c-6a0f-47fa-a051-2b1ea8cb52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49D424-35D3-479D-9E73-563FDF191E58}">
  <ds:schemaRefs>
    <ds:schemaRef ds:uri="http://schemas.microsoft.com/office/2006/metadata/properties"/>
    <ds:schemaRef ds:uri="http://schemas.microsoft.com/office/infopath/2007/PartnerControls"/>
    <ds:schemaRef ds:uri="cd5421d6-bb86-4745-9d88-ca311fb131d4"/>
    <ds:schemaRef ds:uri="74ea459b-7bbf-43af-834e-d16fbea12f70"/>
    <ds:schemaRef ds:uri="http://schemas.microsoft.com/sharepoint/v3"/>
  </ds:schemaRefs>
</ds:datastoreItem>
</file>

<file path=customXml/itemProps2.xml><?xml version="1.0" encoding="utf-8"?>
<ds:datastoreItem xmlns:ds="http://schemas.openxmlformats.org/officeDocument/2006/customXml" ds:itemID="{34F247DA-E19D-4642-8F8A-9D2432BD9D6C}">
  <ds:schemaRefs>
    <ds:schemaRef ds:uri="http://schemas.microsoft.com/sharepoint/v3/contenttype/forms"/>
  </ds:schemaRefs>
</ds:datastoreItem>
</file>

<file path=customXml/itemProps3.xml><?xml version="1.0" encoding="utf-8"?>
<ds:datastoreItem xmlns:ds="http://schemas.openxmlformats.org/officeDocument/2006/customXml" ds:itemID="{BE44B2E4-3D1D-F84B-A0A1-3370061D0EF4}">
  <ds:schemaRefs>
    <ds:schemaRef ds:uri="http://schemas.openxmlformats.org/officeDocument/2006/bibliography"/>
  </ds:schemaRefs>
</ds:datastoreItem>
</file>

<file path=customXml/itemProps4.xml><?xml version="1.0" encoding="utf-8"?>
<ds:datastoreItem xmlns:ds="http://schemas.openxmlformats.org/officeDocument/2006/customXml" ds:itemID="{7F72DEF5-0601-4687-94D0-D4CA2C8687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5421d6-bb86-4745-9d88-ca311fb131d4"/>
    <ds:schemaRef ds:uri="ad54828c-6a0f-47fa-a051-2b1ea8cb5208"/>
    <ds:schemaRef ds:uri="74ea459b-7bbf-43af-834e-d16fbea12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4a76287-cf44-450a-9565-94fa46e7aae8}" enabled="1" method="Privileged" siteId="{d5fe813e-0caa-432a-b2ac-d555aa91bd1c}" removed="0"/>
</clbl:labelList>
</file>

<file path=docProps/app.xml><?xml version="1.0" encoding="utf-8"?>
<Properties xmlns="http://schemas.openxmlformats.org/officeDocument/2006/extended-properties" xmlns:vt="http://schemas.openxmlformats.org/officeDocument/2006/docPropsVTypes">
  <Template>Normal.dotm</Template>
  <TotalTime>3858</TotalTime>
  <Pages>1</Pages>
  <Words>1410</Words>
  <Characters>8039</Characters>
  <Application>Microsoft Office Word</Application>
  <DocSecurity>4</DocSecurity>
  <Lines>66</Lines>
  <Paragraphs>18</Paragraphs>
  <ScaleCrop>false</ScaleCrop>
  <Company/>
  <LinksUpToDate>false</LinksUpToDate>
  <CharactersWithSpaces>9431</CharactersWithSpaces>
  <SharedDoc>false</SharedDoc>
  <HLinks>
    <vt:vector size="114" baseType="variant">
      <vt:variant>
        <vt:i4>2490483</vt:i4>
      </vt:variant>
      <vt:variant>
        <vt:i4>102</vt:i4>
      </vt:variant>
      <vt:variant>
        <vt:i4>0</vt:i4>
      </vt:variant>
      <vt:variant>
        <vt:i4>5</vt:i4>
      </vt:variant>
      <vt:variant>
        <vt:lpwstr>https://www.va.gov/burials-and-memorials/pre-need/form-10007-apply-for-eligibility/introduction</vt:lpwstr>
      </vt:variant>
      <vt:variant>
        <vt:lpwstr/>
      </vt:variant>
      <vt:variant>
        <vt:i4>3604583</vt:i4>
      </vt:variant>
      <vt:variant>
        <vt:i4>99</vt:i4>
      </vt:variant>
      <vt:variant>
        <vt:i4>0</vt:i4>
      </vt:variant>
      <vt:variant>
        <vt:i4>5</vt:i4>
      </vt:variant>
      <vt:variant>
        <vt:lpwstr>https://www.va.gov/burials-memorials/pre-need-eligibility/</vt:lpwstr>
      </vt:variant>
      <vt:variant>
        <vt:lpwstr/>
      </vt:variant>
      <vt:variant>
        <vt:i4>5898250</vt:i4>
      </vt:variant>
      <vt:variant>
        <vt:i4>93</vt:i4>
      </vt:variant>
      <vt:variant>
        <vt:i4>0</vt:i4>
      </vt:variant>
      <vt:variant>
        <vt:i4>5</vt:i4>
      </vt:variant>
      <vt:variant>
        <vt:lpwstr>https://www.va.gov/burials-memorials/</vt:lpwstr>
      </vt:variant>
      <vt:variant>
        <vt:lpwstr/>
      </vt:variant>
      <vt:variant>
        <vt:i4>1441842</vt:i4>
      </vt:variant>
      <vt:variant>
        <vt:i4>86</vt:i4>
      </vt:variant>
      <vt:variant>
        <vt:i4>0</vt:i4>
      </vt:variant>
      <vt:variant>
        <vt:i4>5</vt:i4>
      </vt:variant>
      <vt:variant>
        <vt:lpwstr/>
      </vt:variant>
      <vt:variant>
        <vt:lpwstr>_Toc192059418</vt:lpwstr>
      </vt:variant>
      <vt:variant>
        <vt:i4>1441842</vt:i4>
      </vt:variant>
      <vt:variant>
        <vt:i4>80</vt:i4>
      </vt:variant>
      <vt:variant>
        <vt:i4>0</vt:i4>
      </vt:variant>
      <vt:variant>
        <vt:i4>5</vt:i4>
      </vt:variant>
      <vt:variant>
        <vt:lpwstr/>
      </vt:variant>
      <vt:variant>
        <vt:lpwstr>_Toc192059417</vt:lpwstr>
      </vt:variant>
      <vt:variant>
        <vt:i4>1441842</vt:i4>
      </vt:variant>
      <vt:variant>
        <vt:i4>74</vt:i4>
      </vt:variant>
      <vt:variant>
        <vt:i4>0</vt:i4>
      </vt:variant>
      <vt:variant>
        <vt:i4>5</vt:i4>
      </vt:variant>
      <vt:variant>
        <vt:lpwstr/>
      </vt:variant>
      <vt:variant>
        <vt:lpwstr>_Toc192059416</vt:lpwstr>
      </vt:variant>
      <vt:variant>
        <vt:i4>1441842</vt:i4>
      </vt:variant>
      <vt:variant>
        <vt:i4>68</vt:i4>
      </vt:variant>
      <vt:variant>
        <vt:i4>0</vt:i4>
      </vt:variant>
      <vt:variant>
        <vt:i4>5</vt:i4>
      </vt:variant>
      <vt:variant>
        <vt:lpwstr/>
      </vt:variant>
      <vt:variant>
        <vt:lpwstr>_Toc192059415</vt:lpwstr>
      </vt:variant>
      <vt:variant>
        <vt:i4>1441842</vt:i4>
      </vt:variant>
      <vt:variant>
        <vt:i4>62</vt:i4>
      </vt:variant>
      <vt:variant>
        <vt:i4>0</vt:i4>
      </vt:variant>
      <vt:variant>
        <vt:i4>5</vt:i4>
      </vt:variant>
      <vt:variant>
        <vt:lpwstr/>
      </vt:variant>
      <vt:variant>
        <vt:lpwstr>_Toc192059414</vt:lpwstr>
      </vt:variant>
      <vt:variant>
        <vt:i4>1441842</vt:i4>
      </vt:variant>
      <vt:variant>
        <vt:i4>56</vt:i4>
      </vt:variant>
      <vt:variant>
        <vt:i4>0</vt:i4>
      </vt:variant>
      <vt:variant>
        <vt:i4>5</vt:i4>
      </vt:variant>
      <vt:variant>
        <vt:lpwstr/>
      </vt:variant>
      <vt:variant>
        <vt:lpwstr>_Toc192059413</vt:lpwstr>
      </vt:variant>
      <vt:variant>
        <vt:i4>1441842</vt:i4>
      </vt:variant>
      <vt:variant>
        <vt:i4>50</vt:i4>
      </vt:variant>
      <vt:variant>
        <vt:i4>0</vt:i4>
      </vt:variant>
      <vt:variant>
        <vt:i4>5</vt:i4>
      </vt:variant>
      <vt:variant>
        <vt:lpwstr/>
      </vt:variant>
      <vt:variant>
        <vt:lpwstr>_Toc192059412</vt:lpwstr>
      </vt:variant>
      <vt:variant>
        <vt:i4>1441842</vt:i4>
      </vt:variant>
      <vt:variant>
        <vt:i4>44</vt:i4>
      </vt:variant>
      <vt:variant>
        <vt:i4>0</vt:i4>
      </vt:variant>
      <vt:variant>
        <vt:i4>5</vt:i4>
      </vt:variant>
      <vt:variant>
        <vt:lpwstr/>
      </vt:variant>
      <vt:variant>
        <vt:lpwstr>_Toc192059411</vt:lpwstr>
      </vt:variant>
      <vt:variant>
        <vt:i4>1441842</vt:i4>
      </vt:variant>
      <vt:variant>
        <vt:i4>38</vt:i4>
      </vt:variant>
      <vt:variant>
        <vt:i4>0</vt:i4>
      </vt:variant>
      <vt:variant>
        <vt:i4>5</vt:i4>
      </vt:variant>
      <vt:variant>
        <vt:lpwstr/>
      </vt:variant>
      <vt:variant>
        <vt:lpwstr>_Toc192059410</vt:lpwstr>
      </vt:variant>
      <vt:variant>
        <vt:i4>1507378</vt:i4>
      </vt:variant>
      <vt:variant>
        <vt:i4>32</vt:i4>
      </vt:variant>
      <vt:variant>
        <vt:i4>0</vt:i4>
      </vt:variant>
      <vt:variant>
        <vt:i4>5</vt:i4>
      </vt:variant>
      <vt:variant>
        <vt:lpwstr/>
      </vt:variant>
      <vt:variant>
        <vt:lpwstr>_Toc192059409</vt:lpwstr>
      </vt:variant>
      <vt:variant>
        <vt:i4>1507378</vt:i4>
      </vt:variant>
      <vt:variant>
        <vt:i4>26</vt:i4>
      </vt:variant>
      <vt:variant>
        <vt:i4>0</vt:i4>
      </vt:variant>
      <vt:variant>
        <vt:i4>5</vt:i4>
      </vt:variant>
      <vt:variant>
        <vt:lpwstr/>
      </vt:variant>
      <vt:variant>
        <vt:lpwstr>_Toc192059408</vt:lpwstr>
      </vt:variant>
      <vt:variant>
        <vt:i4>1507378</vt:i4>
      </vt:variant>
      <vt:variant>
        <vt:i4>20</vt:i4>
      </vt:variant>
      <vt:variant>
        <vt:i4>0</vt:i4>
      </vt:variant>
      <vt:variant>
        <vt:i4>5</vt:i4>
      </vt:variant>
      <vt:variant>
        <vt:lpwstr/>
      </vt:variant>
      <vt:variant>
        <vt:lpwstr>_Toc192059407</vt:lpwstr>
      </vt:variant>
      <vt:variant>
        <vt:i4>1507378</vt:i4>
      </vt:variant>
      <vt:variant>
        <vt:i4>14</vt:i4>
      </vt:variant>
      <vt:variant>
        <vt:i4>0</vt:i4>
      </vt:variant>
      <vt:variant>
        <vt:i4>5</vt:i4>
      </vt:variant>
      <vt:variant>
        <vt:lpwstr/>
      </vt:variant>
      <vt:variant>
        <vt:lpwstr>_Toc192059406</vt:lpwstr>
      </vt:variant>
      <vt:variant>
        <vt:i4>1507378</vt:i4>
      </vt:variant>
      <vt:variant>
        <vt:i4>8</vt:i4>
      </vt:variant>
      <vt:variant>
        <vt:i4>0</vt:i4>
      </vt:variant>
      <vt:variant>
        <vt:i4>5</vt:i4>
      </vt:variant>
      <vt:variant>
        <vt:lpwstr/>
      </vt:variant>
      <vt:variant>
        <vt:lpwstr>_Toc192059405</vt:lpwstr>
      </vt:variant>
      <vt:variant>
        <vt:i4>1507378</vt:i4>
      </vt:variant>
      <vt:variant>
        <vt:i4>2</vt:i4>
      </vt:variant>
      <vt:variant>
        <vt:i4>0</vt:i4>
      </vt:variant>
      <vt:variant>
        <vt:i4>5</vt:i4>
      </vt:variant>
      <vt:variant>
        <vt:lpwstr/>
      </vt:variant>
      <vt:variant>
        <vt:lpwstr>_Toc192059404</vt:lpwstr>
      </vt:variant>
      <vt:variant>
        <vt:i4>3473437</vt:i4>
      </vt:variant>
      <vt:variant>
        <vt:i4>0</vt:i4>
      </vt:variant>
      <vt:variant>
        <vt:i4>0</vt:i4>
      </vt:variant>
      <vt:variant>
        <vt:i4>5</vt:i4>
      </vt:variant>
      <vt:variant>
        <vt:lpwstr>mailto:591037@bah.com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Kelby [USA]</dc:creator>
  <cp:keywords/>
  <dc:description/>
  <cp:lastModifiedBy>Stewart, Kelby [USA]</cp:lastModifiedBy>
  <cp:revision>209</cp:revision>
  <dcterms:created xsi:type="dcterms:W3CDTF">2024-11-04T21:35:00Z</dcterms:created>
  <dcterms:modified xsi:type="dcterms:W3CDTF">2025-03-06T15:54:00Z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687f1280,60dc6824,6e06060d</vt:lpwstr>
  </property>
  <property fmtid="{D5CDD505-2E9C-101B-9397-08002B2CF9AE}" pid="3" name="ClassificationContentMarkingHeaderFontProps">
    <vt:lpwstr>#000000,10,Calibri</vt:lpwstr>
  </property>
  <property fmtid="{D5CDD505-2E9C-101B-9397-08002B2CF9AE}" pid="4" name="ClassificationContentMarkingHeaderText">
    <vt:lpwstr>Booz Allen Hamilton Internal</vt:lpwstr>
  </property>
  <property fmtid="{D5CDD505-2E9C-101B-9397-08002B2CF9AE}" pid="5" name="ContentTypeId">
    <vt:lpwstr>0x010100E0431B6DA844C84EB930CE9680108F75</vt:lpwstr>
  </property>
  <property fmtid="{D5CDD505-2E9C-101B-9397-08002B2CF9AE}" pid="6" name="MediaServiceImageTags">
    <vt:lpwstr/>
  </property>
</Properties>
</file>